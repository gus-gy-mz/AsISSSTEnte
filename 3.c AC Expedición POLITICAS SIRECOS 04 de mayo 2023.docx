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CE908E" w14:textId="77777777" w:rsidR="000E34BE" w:rsidRPr="00BF16C3" w:rsidRDefault="000E34BE" w:rsidP="00DF2765">
      <w:pPr>
        <w:ind w:left="720" w:hanging="720"/>
        <w:rPr>
          <w:rFonts w:ascii="Montserrat" w:hAnsi="Montserrat"/>
        </w:rPr>
      </w:pPr>
    </w:p>
    <w:p w14:paraId="528C509C" w14:textId="77777777" w:rsidR="000E34BE" w:rsidRPr="00BF16C3" w:rsidRDefault="000E34BE" w:rsidP="000E34BE">
      <w:pPr>
        <w:rPr>
          <w:rFonts w:ascii="Montserrat" w:hAnsi="Montserrat"/>
        </w:rPr>
      </w:pPr>
    </w:p>
    <w:p w14:paraId="6BFD43EA" w14:textId="77777777" w:rsidR="000E34BE" w:rsidRPr="00BF16C3" w:rsidRDefault="000E34BE" w:rsidP="000E34BE">
      <w:pPr>
        <w:rPr>
          <w:rFonts w:ascii="Montserrat" w:hAnsi="Montserrat"/>
        </w:rPr>
      </w:pPr>
    </w:p>
    <w:p w14:paraId="6E2360A4" w14:textId="77777777" w:rsidR="000E34BE" w:rsidRPr="00BF16C3" w:rsidRDefault="000E34BE" w:rsidP="000E34BE">
      <w:pPr>
        <w:rPr>
          <w:rFonts w:ascii="Montserrat" w:hAnsi="Montserrat"/>
        </w:rPr>
      </w:pPr>
    </w:p>
    <w:p w14:paraId="5E3F5E80" w14:textId="77777777" w:rsidR="000E34BE" w:rsidRPr="00BF16C3" w:rsidRDefault="000E34BE" w:rsidP="000E34BE">
      <w:pPr>
        <w:rPr>
          <w:rFonts w:ascii="Montserrat" w:hAnsi="Montserrat"/>
        </w:rPr>
      </w:pPr>
    </w:p>
    <w:p w14:paraId="40193622" w14:textId="77777777" w:rsidR="000E34BE" w:rsidRPr="00BF16C3" w:rsidRDefault="000E34BE" w:rsidP="000E34BE">
      <w:pPr>
        <w:rPr>
          <w:rFonts w:ascii="Montserrat" w:hAnsi="Montserrat"/>
        </w:rPr>
      </w:pPr>
    </w:p>
    <w:p w14:paraId="223E83D4" w14:textId="77777777" w:rsidR="000E34BE" w:rsidRPr="00BF16C3" w:rsidRDefault="000E34BE" w:rsidP="000E34BE">
      <w:pPr>
        <w:rPr>
          <w:rFonts w:ascii="Montserrat" w:hAnsi="Montserrat"/>
        </w:rPr>
      </w:pPr>
    </w:p>
    <w:p w14:paraId="53542ECF" w14:textId="77777777" w:rsidR="0090016C" w:rsidRPr="00BF16C3" w:rsidRDefault="0090016C" w:rsidP="0090016C">
      <w:pPr>
        <w:jc w:val="center"/>
        <w:rPr>
          <w:rFonts w:ascii="Montserrat" w:hAnsi="Montserrat"/>
        </w:rPr>
      </w:pPr>
    </w:p>
    <w:p w14:paraId="5F94B063" w14:textId="7E764407" w:rsidR="0090016C" w:rsidRDefault="0090016C" w:rsidP="0090016C">
      <w:pPr>
        <w:jc w:val="center"/>
        <w:rPr>
          <w:ins w:id="0" w:author="Armando Luna Badillo" w:date="2023-05-04T11:36:00Z"/>
          <w:rFonts w:ascii="Montserrat" w:eastAsia="Times New Roman" w:hAnsi="Montserrat" w:cs="Times New Roman"/>
          <w:sz w:val="44"/>
          <w:szCs w:val="44"/>
          <w:lang w:eastAsia="es-ES"/>
        </w:rPr>
      </w:pPr>
      <w:r w:rsidRPr="00BF16C3">
        <w:rPr>
          <w:rFonts w:ascii="Montserrat" w:eastAsia="Times New Roman" w:hAnsi="Montserrat" w:cs="Times New Roman"/>
          <w:sz w:val="44"/>
          <w:szCs w:val="44"/>
          <w:lang w:eastAsia="es-ES"/>
        </w:rPr>
        <w:t xml:space="preserve">Políticas de operación del Sistema de Referencia y Contrarreferencia (SIRECO) de Pacientes en las Unidades Médicas del Instituto de Seguridad y Servicios Sociales de los Trabajadores del Estado. </w:t>
      </w:r>
    </w:p>
    <w:p w14:paraId="1A1CBF66" w14:textId="77777777" w:rsidR="009F5C87" w:rsidRPr="00BF16C3" w:rsidRDefault="009F5C87" w:rsidP="0090016C">
      <w:pPr>
        <w:jc w:val="center"/>
        <w:rPr>
          <w:rFonts w:ascii="Montserrat" w:eastAsia="Times New Roman" w:hAnsi="Montserrat" w:cs="Times New Roman"/>
          <w:sz w:val="44"/>
          <w:szCs w:val="44"/>
          <w:lang w:eastAsia="es-ES"/>
        </w:rPr>
      </w:pPr>
    </w:p>
    <w:p w14:paraId="663FA319" w14:textId="77777777" w:rsidR="0090016C" w:rsidRPr="00BF16C3" w:rsidRDefault="0090016C" w:rsidP="0090016C">
      <w:pPr>
        <w:jc w:val="center"/>
        <w:rPr>
          <w:rFonts w:ascii="Montserrat" w:hAnsi="Montserrat"/>
        </w:rPr>
      </w:pPr>
    </w:p>
    <w:p w14:paraId="3260EDD2" w14:textId="77777777" w:rsidR="0090016C" w:rsidRPr="00BF16C3" w:rsidRDefault="0049199A" w:rsidP="0090016C">
      <w:pPr>
        <w:rPr>
          <w:rFonts w:ascii="Montserrat" w:hAnsi="Montserrat"/>
        </w:rPr>
      </w:pPr>
      <w:r>
        <w:rPr>
          <w:rFonts w:ascii="Montserrat" w:hAnsi="Montserrat"/>
          <w:noProof/>
          <w:lang w:val="es-MX" w:eastAsia="es-MX"/>
        </w:rPr>
        <mc:AlternateContent>
          <mc:Choice Requires="wps">
            <w:drawing>
              <wp:anchor distT="0" distB="0" distL="114300" distR="114300" simplePos="0" relativeHeight="251678720" behindDoc="0" locked="0" layoutInCell="1" allowOverlap="1" wp14:anchorId="447905DF" wp14:editId="71E31540">
                <wp:simplePos x="0" y="0"/>
                <wp:positionH relativeFrom="column">
                  <wp:posOffset>6614337</wp:posOffset>
                </wp:positionH>
                <wp:positionV relativeFrom="paragraph">
                  <wp:posOffset>3817812</wp:posOffset>
                </wp:positionV>
                <wp:extent cx="414847" cy="1063256"/>
                <wp:effectExtent l="0" t="0" r="23495" b="22860"/>
                <wp:wrapNone/>
                <wp:docPr id="12" name="Rectángulo 12"/>
                <wp:cNvGraphicFramePr/>
                <a:graphic xmlns:a="http://schemas.openxmlformats.org/drawingml/2006/main">
                  <a:graphicData uri="http://schemas.microsoft.com/office/word/2010/wordprocessingShape">
                    <wps:wsp>
                      <wps:cNvSpPr/>
                      <wps:spPr>
                        <a:xfrm>
                          <a:off x="0" y="0"/>
                          <a:ext cx="414847" cy="106325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ECC2E" id="Rectángulo 12" o:spid="_x0000_s1026" style="position:absolute;margin-left:520.8pt;margin-top:300.6pt;width:32.65pt;height:83.7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" fillcolor="white [3212]" strokecolor="white [3212]" strokeweight="2pt"/>
            </w:pict>
          </mc:Fallback>
        </mc:AlternateContent>
      </w:r>
      <w:r w:rsidR="0090016C" w:rsidRPr="00BF16C3">
        <w:rPr>
          <w:rFonts w:ascii="Montserrat" w:hAnsi="Montserrat"/>
        </w:rPr>
        <w:br w:type="page"/>
      </w:r>
    </w:p>
    <w:p w14:paraId="4B904ECE" w14:textId="77777777" w:rsidR="0090016C" w:rsidRPr="00BF16C3" w:rsidRDefault="0090016C" w:rsidP="0090016C">
      <w:pPr>
        <w:jc w:val="center"/>
        <w:rPr>
          <w:rFonts w:ascii="Montserrat" w:hAnsi="Montserrat" w:cs="Arial"/>
          <w:b/>
          <w:sz w:val="20"/>
          <w:szCs w:val="20"/>
          <w:lang w:eastAsia="es-MX"/>
        </w:rPr>
      </w:pPr>
    </w:p>
    <w:p w14:paraId="7A2C138B" w14:textId="77777777" w:rsidR="0090016C" w:rsidRPr="00BF16C3" w:rsidRDefault="0090016C" w:rsidP="0090016C">
      <w:pPr>
        <w:jc w:val="center"/>
        <w:rPr>
          <w:rFonts w:ascii="Montserrat" w:hAnsi="Montserrat" w:cs="Arial"/>
          <w:b/>
          <w:lang w:eastAsia="es-MX"/>
        </w:rPr>
      </w:pPr>
      <w:r w:rsidRPr="00BF16C3">
        <w:rPr>
          <w:rFonts w:ascii="Montserrat" w:hAnsi="Montserrat" w:cs="Arial"/>
          <w:b/>
          <w:sz w:val="20"/>
          <w:szCs w:val="20"/>
          <w:lang w:eastAsia="es-MX"/>
        </w:rPr>
        <w:t>Índice</w:t>
      </w:r>
    </w:p>
    <w:p w14:paraId="07F6AC1E" w14:textId="77777777" w:rsidR="0090016C" w:rsidRPr="00BF16C3" w:rsidRDefault="0090016C" w:rsidP="0090016C">
      <w:pPr>
        <w:jc w:val="center"/>
        <w:rPr>
          <w:rFonts w:ascii="Montserrat" w:hAnsi="Montserrat" w:cs="Arial"/>
          <w:b/>
          <w:lang w:eastAsia="es-MX"/>
        </w:rPr>
      </w:pPr>
    </w:p>
    <w:p w14:paraId="1D35AEAD"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Introducción</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2</w:t>
      </w:r>
    </w:p>
    <w:p w14:paraId="2F7AEA08" w14:textId="77777777" w:rsidR="00395DD3" w:rsidRPr="00BF16C3" w:rsidRDefault="00395DD3" w:rsidP="009978E5">
      <w:pPr>
        <w:tabs>
          <w:tab w:val="right" w:leader="dot" w:pos="9214"/>
        </w:tabs>
        <w:rPr>
          <w:rFonts w:ascii="Montserrat" w:hAnsi="Montserrat" w:cs="Arial"/>
          <w:sz w:val="20"/>
          <w:szCs w:val="20"/>
          <w:lang w:eastAsia="es-MX"/>
        </w:rPr>
      </w:pPr>
    </w:p>
    <w:p w14:paraId="1970FDD0"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1. Objetivos</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3</w:t>
      </w:r>
    </w:p>
    <w:p w14:paraId="1EC5E44A" w14:textId="77777777" w:rsidR="00395DD3" w:rsidRPr="00BF16C3" w:rsidRDefault="00395DD3" w:rsidP="009978E5">
      <w:pPr>
        <w:tabs>
          <w:tab w:val="right" w:leader="dot" w:pos="8647"/>
          <w:tab w:val="right" w:leader="dot" w:pos="9214"/>
        </w:tabs>
        <w:rPr>
          <w:rFonts w:ascii="Montserrat" w:hAnsi="Montserrat" w:cs="Arial"/>
          <w:sz w:val="20"/>
          <w:szCs w:val="20"/>
          <w:lang w:eastAsia="es-MX"/>
        </w:rPr>
      </w:pPr>
    </w:p>
    <w:p w14:paraId="28D3A88D"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 xml:space="preserve">1.1 Objetivo General </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3</w:t>
      </w:r>
    </w:p>
    <w:p w14:paraId="5AF5EF81" w14:textId="77777777" w:rsidR="00395DD3" w:rsidRPr="00BF16C3" w:rsidRDefault="00395DD3" w:rsidP="009978E5">
      <w:pPr>
        <w:tabs>
          <w:tab w:val="right" w:leader="dot" w:pos="9214"/>
        </w:tabs>
        <w:rPr>
          <w:rFonts w:ascii="Montserrat" w:hAnsi="Montserrat" w:cs="Arial"/>
          <w:sz w:val="20"/>
          <w:szCs w:val="20"/>
          <w:lang w:eastAsia="es-MX"/>
        </w:rPr>
      </w:pPr>
    </w:p>
    <w:p w14:paraId="27F2103D"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1.2 Objetivos Específicos</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3</w:t>
      </w:r>
    </w:p>
    <w:p w14:paraId="0C65CEFA" w14:textId="77777777" w:rsidR="00395DD3" w:rsidRPr="00BF16C3" w:rsidRDefault="00395DD3" w:rsidP="009978E5">
      <w:pPr>
        <w:tabs>
          <w:tab w:val="right" w:leader="dot" w:pos="9214"/>
        </w:tabs>
        <w:rPr>
          <w:rFonts w:ascii="Montserrat" w:hAnsi="Montserrat" w:cs="Arial"/>
          <w:sz w:val="20"/>
          <w:szCs w:val="20"/>
          <w:lang w:eastAsia="es-MX"/>
        </w:rPr>
      </w:pPr>
    </w:p>
    <w:p w14:paraId="38C205FE"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2. Fundamento Legal</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3</w:t>
      </w:r>
    </w:p>
    <w:p w14:paraId="066CAB75" w14:textId="77777777" w:rsidR="00395DD3" w:rsidRPr="00BF16C3" w:rsidRDefault="00395DD3" w:rsidP="009978E5">
      <w:pPr>
        <w:tabs>
          <w:tab w:val="right" w:leader="dot" w:pos="9214"/>
        </w:tabs>
        <w:rPr>
          <w:rFonts w:ascii="Montserrat" w:hAnsi="Montserrat" w:cs="Arial"/>
          <w:sz w:val="20"/>
          <w:szCs w:val="20"/>
          <w:lang w:eastAsia="es-MX"/>
        </w:rPr>
      </w:pPr>
    </w:p>
    <w:p w14:paraId="11FA543D" w14:textId="77777777" w:rsidR="0090016C" w:rsidRPr="00BF16C3" w:rsidRDefault="0090016C" w:rsidP="009978E5">
      <w:pPr>
        <w:tabs>
          <w:tab w:val="right" w:leader="dot" w:pos="9214"/>
        </w:tabs>
        <w:rPr>
          <w:rFonts w:ascii="Montserrat" w:hAnsi="Montserrat" w:cs="Arial"/>
          <w:sz w:val="20"/>
          <w:szCs w:val="20"/>
        </w:rPr>
      </w:pPr>
      <w:r w:rsidRPr="00BF16C3">
        <w:rPr>
          <w:rFonts w:ascii="Montserrat" w:hAnsi="Montserrat" w:cs="Arial"/>
          <w:sz w:val="20"/>
          <w:szCs w:val="20"/>
          <w:lang w:eastAsia="es-MX"/>
        </w:rPr>
        <w:t>3. Términos de Referencia</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rPr>
        <w:t>4</w:t>
      </w:r>
    </w:p>
    <w:p w14:paraId="4B7E6C7F" w14:textId="77777777" w:rsidR="00395DD3" w:rsidRPr="00BF16C3" w:rsidRDefault="00395DD3" w:rsidP="009978E5">
      <w:pPr>
        <w:tabs>
          <w:tab w:val="right" w:leader="dot" w:pos="9214"/>
        </w:tabs>
        <w:rPr>
          <w:rFonts w:ascii="Montserrat" w:hAnsi="Montserrat" w:cs="Arial"/>
          <w:sz w:val="20"/>
          <w:szCs w:val="20"/>
        </w:rPr>
      </w:pPr>
    </w:p>
    <w:p w14:paraId="4C1510CA"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rPr>
        <w:t>4. Ámbito de Aplicación</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6</w:t>
      </w:r>
    </w:p>
    <w:p w14:paraId="5F31E840" w14:textId="77777777" w:rsidR="00395DD3" w:rsidRPr="00BF16C3" w:rsidRDefault="00395DD3" w:rsidP="009978E5">
      <w:pPr>
        <w:tabs>
          <w:tab w:val="right" w:leader="dot" w:pos="9214"/>
        </w:tabs>
        <w:rPr>
          <w:rFonts w:ascii="Montserrat" w:hAnsi="Montserrat" w:cs="Arial"/>
          <w:sz w:val="20"/>
          <w:szCs w:val="20"/>
        </w:rPr>
      </w:pPr>
    </w:p>
    <w:p w14:paraId="18A7DB69"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rPr>
        <w:t>5. Disposiciones Generales</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7</w:t>
      </w:r>
    </w:p>
    <w:p w14:paraId="7A98FDCB" w14:textId="77777777" w:rsidR="00395DD3" w:rsidRPr="00BF16C3" w:rsidRDefault="00395DD3" w:rsidP="009978E5">
      <w:pPr>
        <w:tabs>
          <w:tab w:val="right" w:leader="dot" w:pos="9214"/>
        </w:tabs>
        <w:rPr>
          <w:rFonts w:ascii="Montserrat" w:hAnsi="Montserrat" w:cs="Arial"/>
          <w:sz w:val="20"/>
          <w:szCs w:val="20"/>
          <w:lang w:eastAsia="es-MX"/>
        </w:rPr>
      </w:pPr>
    </w:p>
    <w:p w14:paraId="5A4D4CDB"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5.1 Referencia de Pacientes</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7</w:t>
      </w:r>
    </w:p>
    <w:p w14:paraId="628A4DFD" w14:textId="77777777" w:rsidR="00395DD3" w:rsidRPr="00BF16C3" w:rsidRDefault="00395DD3" w:rsidP="009978E5">
      <w:pPr>
        <w:tabs>
          <w:tab w:val="right" w:leader="dot" w:pos="9214"/>
        </w:tabs>
        <w:rPr>
          <w:rFonts w:ascii="Montserrat" w:hAnsi="Montserrat" w:cs="Arial"/>
          <w:sz w:val="20"/>
          <w:szCs w:val="20"/>
          <w:lang w:eastAsia="es-MX"/>
        </w:rPr>
      </w:pPr>
    </w:p>
    <w:p w14:paraId="6EDEDA58"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5.2 Contrarreferencia de Pacientes</w:t>
      </w:r>
      <w:r w:rsidRPr="00BF16C3">
        <w:rPr>
          <w:rFonts w:ascii="Montserrat" w:hAnsi="Montserrat" w:cs="Arial"/>
          <w:sz w:val="20"/>
          <w:szCs w:val="20"/>
          <w:lang w:eastAsia="es-MX"/>
        </w:rPr>
        <w:tab/>
      </w:r>
      <w:r w:rsidRPr="00BF16C3">
        <w:rPr>
          <w:rFonts w:ascii="Montserrat" w:hAnsi="Montserrat" w:cs="Arial"/>
          <w:sz w:val="20"/>
          <w:szCs w:val="20"/>
          <w:lang w:eastAsia="es-MX"/>
        </w:rPr>
        <w:tab/>
      </w:r>
      <w:r w:rsidR="00803835">
        <w:rPr>
          <w:rFonts w:ascii="Montserrat" w:hAnsi="Montserrat" w:cs="Arial"/>
          <w:sz w:val="20"/>
          <w:szCs w:val="20"/>
          <w:lang w:eastAsia="es-MX"/>
        </w:rPr>
        <w:t>10</w:t>
      </w:r>
    </w:p>
    <w:p w14:paraId="766B5056" w14:textId="77777777" w:rsidR="00395DD3" w:rsidRPr="00BF16C3" w:rsidRDefault="00395DD3" w:rsidP="009978E5">
      <w:pPr>
        <w:tabs>
          <w:tab w:val="right" w:leader="dot" w:pos="9214"/>
        </w:tabs>
        <w:rPr>
          <w:rFonts w:ascii="Montserrat" w:hAnsi="Montserrat" w:cs="Arial"/>
          <w:sz w:val="20"/>
          <w:szCs w:val="20"/>
          <w:lang w:eastAsia="es-MX"/>
        </w:rPr>
      </w:pPr>
    </w:p>
    <w:p w14:paraId="0DF5E284"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5.3 Subrogación</w:t>
      </w:r>
      <w:r w:rsidRPr="00BF16C3">
        <w:rPr>
          <w:rFonts w:ascii="Montserrat" w:hAnsi="Montserrat" w:cs="Arial"/>
          <w:sz w:val="20"/>
          <w:szCs w:val="20"/>
          <w:lang w:eastAsia="es-MX"/>
        </w:rPr>
        <w:tab/>
      </w:r>
      <w:r w:rsidRPr="00BF16C3">
        <w:rPr>
          <w:rFonts w:ascii="Montserrat" w:hAnsi="Montserrat" w:cs="Arial"/>
          <w:sz w:val="20"/>
          <w:szCs w:val="20"/>
          <w:lang w:eastAsia="es-MX"/>
        </w:rPr>
        <w:tab/>
        <w:t>1</w:t>
      </w:r>
      <w:r w:rsidR="00803835">
        <w:rPr>
          <w:rFonts w:ascii="Montserrat" w:hAnsi="Montserrat" w:cs="Arial"/>
          <w:sz w:val="20"/>
          <w:szCs w:val="20"/>
          <w:lang w:eastAsia="es-MX"/>
        </w:rPr>
        <w:t>1</w:t>
      </w:r>
    </w:p>
    <w:p w14:paraId="2CFF8B64" w14:textId="77777777" w:rsidR="00395DD3" w:rsidRPr="00BF16C3" w:rsidRDefault="00395DD3" w:rsidP="009978E5">
      <w:pPr>
        <w:tabs>
          <w:tab w:val="left" w:pos="567"/>
          <w:tab w:val="right" w:leader="dot" w:pos="9214"/>
        </w:tabs>
        <w:rPr>
          <w:rFonts w:ascii="Montserrat" w:hAnsi="Montserrat" w:cs="Arial"/>
          <w:sz w:val="20"/>
          <w:szCs w:val="20"/>
          <w:lang w:eastAsia="es-MX"/>
        </w:rPr>
      </w:pPr>
    </w:p>
    <w:p w14:paraId="62933FF6" w14:textId="77777777" w:rsidR="0090016C" w:rsidRPr="00BF16C3" w:rsidRDefault="0090016C" w:rsidP="009978E5">
      <w:pPr>
        <w:tabs>
          <w:tab w:val="left" w:pos="567"/>
          <w:tab w:val="right" w:leader="dot" w:pos="9214"/>
        </w:tabs>
        <w:rPr>
          <w:rFonts w:ascii="Montserrat" w:hAnsi="Montserrat" w:cs="Arial"/>
          <w:sz w:val="20"/>
          <w:szCs w:val="20"/>
          <w:lang w:eastAsia="es-MX"/>
        </w:rPr>
      </w:pPr>
      <w:r w:rsidRPr="00BF16C3">
        <w:rPr>
          <w:rFonts w:ascii="Montserrat" w:hAnsi="Montserrat" w:cs="Arial"/>
          <w:sz w:val="20"/>
          <w:szCs w:val="20"/>
          <w:lang w:eastAsia="es-MX"/>
        </w:rPr>
        <w:t>5.4 Telemedicina</w:t>
      </w:r>
      <w:r w:rsidRPr="00BF16C3">
        <w:rPr>
          <w:rFonts w:ascii="Montserrat" w:hAnsi="Montserrat" w:cs="Arial"/>
          <w:sz w:val="20"/>
          <w:szCs w:val="20"/>
          <w:lang w:eastAsia="es-MX"/>
        </w:rPr>
        <w:tab/>
      </w:r>
      <w:r w:rsidRPr="00BF16C3">
        <w:rPr>
          <w:rFonts w:ascii="Montserrat" w:hAnsi="Montserrat" w:cs="Arial"/>
          <w:sz w:val="20"/>
          <w:szCs w:val="20"/>
          <w:lang w:eastAsia="es-MX"/>
        </w:rPr>
        <w:tab/>
        <w:t>1</w:t>
      </w:r>
      <w:r w:rsidR="00803835">
        <w:rPr>
          <w:rFonts w:ascii="Montserrat" w:hAnsi="Montserrat" w:cs="Arial"/>
          <w:sz w:val="20"/>
          <w:szCs w:val="20"/>
          <w:lang w:eastAsia="es-MX"/>
        </w:rPr>
        <w:t>3</w:t>
      </w:r>
    </w:p>
    <w:p w14:paraId="4609A8E4" w14:textId="77777777" w:rsidR="00395DD3" w:rsidRPr="00BF16C3" w:rsidRDefault="00395DD3" w:rsidP="009978E5">
      <w:pPr>
        <w:tabs>
          <w:tab w:val="right" w:leader="dot" w:pos="9214"/>
        </w:tabs>
        <w:rPr>
          <w:rFonts w:ascii="Montserrat" w:hAnsi="Montserrat" w:cs="Arial"/>
          <w:sz w:val="20"/>
          <w:szCs w:val="20"/>
          <w:lang w:eastAsia="es-MX"/>
        </w:rPr>
      </w:pPr>
    </w:p>
    <w:p w14:paraId="7BA11B93"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5.5 Mapeo Operacional Proceso SIRECO</w:t>
      </w:r>
      <w:r w:rsidRPr="00BF16C3">
        <w:rPr>
          <w:rFonts w:ascii="Montserrat" w:hAnsi="Montserrat" w:cs="Arial"/>
          <w:sz w:val="20"/>
          <w:szCs w:val="20"/>
          <w:lang w:eastAsia="es-MX"/>
        </w:rPr>
        <w:tab/>
      </w:r>
      <w:r w:rsidRPr="00BF16C3">
        <w:rPr>
          <w:rFonts w:ascii="Montserrat" w:hAnsi="Montserrat" w:cs="Arial"/>
          <w:sz w:val="20"/>
          <w:szCs w:val="20"/>
          <w:lang w:eastAsia="es-MX"/>
        </w:rPr>
        <w:tab/>
        <w:t>1</w:t>
      </w:r>
      <w:r w:rsidR="00803835">
        <w:rPr>
          <w:rFonts w:ascii="Montserrat" w:hAnsi="Montserrat" w:cs="Arial"/>
          <w:sz w:val="20"/>
          <w:szCs w:val="20"/>
          <w:lang w:eastAsia="es-MX"/>
        </w:rPr>
        <w:t>5</w:t>
      </w:r>
    </w:p>
    <w:p w14:paraId="6EABD40E" w14:textId="77777777" w:rsidR="00395DD3" w:rsidRPr="00BF16C3" w:rsidRDefault="00395DD3" w:rsidP="009978E5">
      <w:pPr>
        <w:tabs>
          <w:tab w:val="right" w:leader="dot" w:pos="9214"/>
        </w:tabs>
        <w:rPr>
          <w:rFonts w:ascii="Montserrat" w:hAnsi="Montserrat" w:cs="Arial"/>
          <w:sz w:val="20"/>
          <w:szCs w:val="20"/>
          <w:lang w:eastAsia="es-MX"/>
        </w:rPr>
      </w:pPr>
    </w:p>
    <w:p w14:paraId="50F30E74" w14:textId="77777777" w:rsidR="0090016C" w:rsidRPr="00BF16C3" w:rsidRDefault="0090016C" w:rsidP="009978E5">
      <w:pPr>
        <w:tabs>
          <w:tab w:val="right" w:leader="dot" w:pos="9214"/>
        </w:tabs>
        <w:rPr>
          <w:rFonts w:ascii="Montserrat" w:hAnsi="Montserrat" w:cs="Arial"/>
          <w:sz w:val="20"/>
          <w:szCs w:val="20"/>
          <w:lang w:eastAsia="es-MX"/>
        </w:rPr>
      </w:pPr>
      <w:r w:rsidRPr="00BF16C3">
        <w:rPr>
          <w:rFonts w:ascii="Montserrat" w:hAnsi="Montserrat" w:cs="Arial"/>
          <w:sz w:val="20"/>
          <w:szCs w:val="20"/>
          <w:lang w:eastAsia="es-MX"/>
        </w:rPr>
        <w:t>6. Anexos</w:t>
      </w:r>
      <w:r w:rsidRPr="00BF16C3">
        <w:rPr>
          <w:rFonts w:ascii="Montserrat" w:hAnsi="Montserrat" w:cs="Arial"/>
          <w:sz w:val="20"/>
          <w:szCs w:val="20"/>
          <w:lang w:eastAsia="es-MX"/>
        </w:rPr>
        <w:tab/>
      </w:r>
      <w:r w:rsidRPr="00BF16C3">
        <w:rPr>
          <w:rFonts w:ascii="Montserrat" w:hAnsi="Montserrat" w:cs="Arial"/>
          <w:sz w:val="20"/>
          <w:szCs w:val="20"/>
          <w:lang w:eastAsia="es-MX"/>
        </w:rPr>
        <w:tab/>
        <w:t>1</w:t>
      </w:r>
      <w:r w:rsidR="00803835">
        <w:rPr>
          <w:rFonts w:ascii="Montserrat" w:hAnsi="Montserrat" w:cs="Arial"/>
          <w:sz w:val="20"/>
          <w:szCs w:val="20"/>
          <w:lang w:eastAsia="es-MX"/>
        </w:rPr>
        <w:t>6</w:t>
      </w:r>
    </w:p>
    <w:p w14:paraId="177E4B3D" w14:textId="77777777" w:rsidR="0090016C" w:rsidRPr="00BF16C3" w:rsidRDefault="0090016C" w:rsidP="0090016C">
      <w:pPr>
        <w:rPr>
          <w:rFonts w:ascii="Montserrat" w:hAnsi="Montserrat"/>
          <w:lang w:eastAsia="es-MX"/>
        </w:rPr>
      </w:pPr>
    </w:p>
    <w:p w14:paraId="6319277E" w14:textId="77777777" w:rsidR="0090016C" w:rsidRPr="00684B76" w:rsidRDefault="0090016C" w:rsidP="0090016C">
      <w:pPr>
        <w:pStyle w:val="Ttulo1"/>
        <w:spacing w:before="0"/>
        <w:ind w:left="360" w:right="49"/>
        <w:rPr>
          <w:rFonts w:cs="Arial"/>
          <w:sz w:val="22"/>
          <w:szCs w:val="22"/>
          <w:rPrChange w:id="1" w:author="Angelica Rodriguez Ortega" w:date="2023-03-21T19:01:00Z">
            <w:rPr>
              <w:rFonts w:cs="Arial"/>
              <w:sz w:val="20"/>
              <w:szCs w:val="20"/>
            </w:rPr>
          </w:rPrChange>
        </w:rPr>
      </w:pPr>
      <w:r w:rsidRPr="00BF16C3">
        <w:br w:type="page"/>
      </w:r>
      <w:bookmarkStart w:id="2" w:name="_Toc106024512"/>
      <w:r w:rsidRPr="00684B76">
        <w:rPr>
          <w:rFonts w:cs="Arial"/>
          <w:sz w:val="22"/>
          <w:szCs w:val="22"/>
        </w:rPr>
        <w:lastRenderedPageBreak/>
        <w:t>Introducción</w:t>
      </w:r>
      <w:bookmarkEnd w:id="2"/>
    </w:p>
    <w:p w14:paraId="570CFFCA" w14:textId="77777777" w:rsidR="0090016C" w:rsidRPr="00684B76" w:rsidRDefault="0090016C" w:rsidP="0090016C">
      <w:pPr>
        <w:shd w:val="clear" w:color="auto" w:fill="FFFFFF"/>
        <w:ind w:right="49"/>
        <w:jc w:val="both"/>
        <w:rPr>
          <w:rFonts w:ascii="Montserrat" w:hAnsi="Montserrat" w:cs="Arial"/>
          <w:rPrChange w:id="3" w:author="Angelica Rodriguez Ortega" w:date="2023-03-21T19:01:00Z">
            <w:rPr>
              <w:rFonts w:ascii="Montserrat" w:hAnsi="Montserrat" w:cs="Arial"/>
              <w:sz w:val="20"/>
              <w:szCs w:val="20"/>
            </w:rPr>
          </w:rPrChange>
        </w:rPr>
      </w:pPr>
    </w:p>
    <w:p w14:paraId="3BD51BE1" w14:textId="1BCBC5F9" w:rsidR="006C1656" w:rsidRPr="00684B76" w:rsidRDefault="006C1656" w:rsidP="006C1656">
      <w:pPr>
        <w:jc w:val="both"/>
        <w:rPr>
          <w:ins w:id="4" w:author="Angelica Rodriguez Ortega" w:date="2023-03-21T16:29:00Z"/>
          <w:rFonts w:ascii="Montserrat" w:hAnsi="Montserrat"/>
          <w:lang w:eastAsia="es-MX"/>
        </w:rPr>
      </w:pPr>
      <w:ins w:id="5" w:author="Angelica Rodriguez Ortega" w:date="2023-03-21T16:29:00Z">
        <w:r w:rsidRPr="00684B76">
          <w:rPr>
            <w:rFonts w:ascii="Montserrat" w:hAnsi="Montserrat"/>
            <w:lang w:eastAsia="es-MX"/>
          </w:rPr>
          <w:t xml:space="preserve">El Sistema de Salud del Instituto ha presentado repercusiones derivadas de factores, como cambios demográficos </w:t>
        </w:r>
        <w:r w:rsidR="000E3434">
          <w:rPr>
            <w:rFonts w:ascii="Montserrat" w:hAnsi="Montserrat"/>
            <w:lang w:eastAsia="es-MX"/>
          </w:rPr>
          <w:t>y epidemiológicos, incremento</w:t>
        </w:r>
        <w:r w:rsidRPr="00684B76">
          <w:rPr>
            <w:rFonts w:ascii="Montserrat" w:hAnsi="Montserrat"/>
            <w:lang w:eastAsia="es-MX"/>
          </w:rPr>
          <w:t xml:space="preserve"> e</w:t>
        </w:r>
      </w:ins>
      <w:ins w:id="6" w:author="Angelica Rodriguez Ortega" w:date="2023-04-04T19:21:00Z">
        <w:r w:rsidR="000E3434">
          <w:rPr>
            <w:rFonts w:ascii="Montserrat" w:hAnsi="Montserrat"/>
            <w:lang w:eastAsia="es-MX"/>
          </w:rPr>
          <w:t>n e</w:t>
        </w:r>
      </w:ins>
      <w:ins w:id="7" w:author="Angelica Rodriguez Ortega" w:date="2023-03-21T16:29:00Z">
        <w:r w:rsidRPr="00684B76">
          <w:rPr>
            <w:rFonts w:ascii="Montserrat" w:hAnsi="Montserrat"/>
            <w:lang w:eastAsia="es-MX"/>
          </w:rPr>
          <w:t xml:space="preserve">l número de derechohabientes, así como al proceso de envejecimiento, la cronicidad de las enfermedades y el impacto a consecuencia de la conversión de las Unidades Médicas para satisfacer las necesidades ocasionadas por </w:t>
        </w:r>
        <w:r w:rsidR="000E3434">
          <w:rPr>
            <w:rFonts w:ascii="Montserrat" w:hAnsi="Montserrat"/>
            <w:lang w:eastAsia="es-MX"/>
          </w:rPr>
          <w:t>la pandemia de COVID-19,</w:t>
        </w:r>
        <w:r w:rsidRPr="00684B76">
          <w:rPr>
            <w:rFonts w:ascii="Montserrat" w:hAnsi="Montserrat"/>
            <w:lang w:eastAsia="es-MX"/>
          </w:rPr>
          <w:t xml:space="preserve"> ha dado como resultado la alta demanda de l</w:t>
        </w:r>
        <w:r w:rsidR="004E46F0" w:rsidRPr="00684B76">
          <w:rPr>
            <w:rFonts w:ascii="Montserrat" w:hAnsi="Montserrat"/>
            <w:lang w:eastAsia="es-MX"/>
          </w:rPr>
          <w:t>os servicios médicos</w:t>
        </w:r>
        <w:r w:rsidR="000E3434">
          <w:rPr>
            <w:rFonts w:ascii="Montserrat" w:hAnsi="Montserrat"/>
            <w:lang w:eastAsia="es-MX"/>
          </w:rPr>
          <w:t xml:space="preserve"> </w:t>
        </w:r>
        <w:r w:rsidRPr="00684B76">
          <w:rPr>
            <w:rFonts w:ascii="Montserrat" w:hAnsi="Montserrat"/>
            <w:lang w:eastAsia="es-MX"/>
          </w:rPr>
          <w:t>de salud, por lo consiguiente el rezago y demora en la proporción de la atención médica.</w:t>
        </w:r>
      </w:ins>
    </w:p>
    <w:p w14:paraId="799B4FCA" w14:textId="77777777" w:rsidR="006C1656" w:rsidRPr="00684B76" w:rsidRDefault="006C1656" w:rsidP="006C1656">
      <w:pPr>
        <w:jc w:val="both"/>
        <w:rPr>
          <w:ins w:id="8" w:author="Angelica Rodriguez Ortega" w:date="2023-03-21T16:29:00Z"/>
          <w:rFonts w:ascii="Montserrat" w:hAnsi="Montserrat"/>
          <w:lang w:eastAsia="es-MX"/>
        </w:rPr>
      </w:pPr>
    </w:p>
    <w:p w14:paraId="5650FC68" w14:textId="77777777" w:rsidR="006C1656" w:rsidRPr="00684B76" w:rsidRDefault="006C1656" w:rsidP="006C1656">
      <w:pPr>
        <w:jc w:val="both"/>
        <w:rPr>
          <w:ins w:id="9" w:author="Angelica Rodriguez Ortega" w:date="2023-03-21T16:29:00Z"/>
          <w:rFonts w:ascii="Montserrat" w:hAnsi="Montserrat"/>
          <w:lang w:eastAsia="es-MX"/>
        </w:rPr>
      </w:pPr>
      <w:ins w:id="10" w:author="Angelica Rodriguez Ortega" w:date="2023-03-21T16:29:00Z">
        <w:r w:rsidRPr="00684B76">
          <w:rPr>
            <w:rFonts w:ascii="Montserrat" w:hAnsi="Montserrat"/>
            <w:lang w:eastAsia="es-MX"/>
          </w:rPr>
          <w:t>El Sistema de Referencia y Contrarreferencia de pacientes en el Instituto de Seguridad y Servicios Sociales de los Trabajadores del Estado (SIRECO), se renovó con el fin de cubrir la necesidad de regular el tránsito de pacientes enviados a través de los diferentes niveles de atención.</w:t>
        </w:r>
      </w:ins>
    </w:p>
    <w:p w14:paraId="7BEFFDB7" w14:textId="77777777" w:rsidR="006C1656" w:rsidRPr="00684B76" w:rsidRDefault="006C1656" w:rsidP="006C1656">
      <w:pPr>
        <w:jc w:val="both"/>
        <w:rPr>
          <w:ins w:id="11" w:author="Angelica Rodriguez Ortega" w:date="2023-03-21T16:29:00Z"/>
          <w:rFonts w:ascii="Montserrat" w:hAnsi="Montserrat"/>
          <w:lang w:eastAsia="es-MX"/>
        </w:rPr>
      </w:pPr>
    </w:p>
    <w:p w14:paraId="40E550D0" w14:textId="77777777" w:rsidR="006C1656" w:rsidRPr="00684B76" w:rsidRDefault="006C1656" w:rsidP="006C1656">
      <w:pPr>
        <w:jc w:val="both"/>
        <w:rPr>
          <w:ins w:id="12" w:author="Angelica Rodriguez Ortega" w:date="2023-03-21T16:29:00Z"/>
          <w:rFonts w:ascii="Montserrat" w:hAnsi="Montserrat"/>
          <w:lang w:eastAsia="es-MX"/>
        </w:rPr>
      </w:pPr>
      <w:ins w:id="13" w:author="Angelica Rodriguez Ortega" w:date="2023-03-21T16:29:00Z">
        <w:r w:rsidRPr="00684B76">
          <w:rPr>
            <w:rFonts w:ascii="Montserrat" w:hAnsi="Montserrat"/>
            <w:lang w:eastAsia="es-MX"/>
          </w:rPr>
          <w:t>El funcionamiento de este sistema se basa en la definición de catálogos de servicios, de acuerdo con la complejidad y la especialización, tanto tecnológica como de recursos humanos, que se complementa entre establecimientos del mismo Instituto y/o en caso necesario de otras Unidades Médicas.</w:t>
        </w:r>
      </w:ins>
    </w:p>
    <w:p w14:paraId="385A14CE" w14:textId="77777777" w:rsidR="006C1656" w:rsidRPr="00684B76" w:rsidRDefault="006C1656" w:rsidP="006C1656">
      <w:pPr>
        <w:jc w:val="both"/>
        <w:rPr>
          <w:ins w:id="14" w:author="Angelica Rodriguez Ortega" w:date="2023-03-21T16:29:00Z"/>
          <w:rFonts w:ascii="Montserrat" w:hAnsi="Montserrat"/>
          <w:lang w:eastAsia="es-MX"/>
        </w:rPr>
      </w:pPr>
    </w:p>
    <w:p w14:paraId="72DCE31F" w14:textId="715F5186" w:rsidR="006C1656" w:rsidRPr="00684B76" w:rsidRDefault="006C1656" w:rsidP="006C1656">
      <w:pPr>
        <w:jc w:val="both"/>
        <w:rPr>
          <w:ins w:id="15" w:author="Angelica Rodriguez Ortega" w:date="2023-03-21T16:29:00Z"/>
          <w:rFonts w:ascii="Montserrat" w:hAnsi="Montserrat"/>
          <w:lang w:eastAsia="es-MX"/>
        </w:rPr>
      </w:pPr>
      <w:ins w:id="16" w:author="Angelica Rodriguez Ortega" w:date="2023-03-21T16:29:00Z">
        <w:r w:rsidRPr="00684B76">
          <w:rPr>
            <w:rFonts w:ascii="Montserrat" w:hAnsi="Montserrat"/>
            <w:lang w:eastAsia="es-MX"/>
          </w:rPr>
          <w:t>Un común denominador en las diferentes unidades, es la inasistencia o la resistencia de los pacientes para acudir al p</w:t>
        </w:r>
        <w:r w:rsidR="000E3434">
          <w:rPr>
            <w:rFonts w:ascii="Montserrat" w:hAnsi="Montserrat"/>
            <w:lang w:eastAsia="es-MX"/>
          </w:rPr>
          <w:t>rimer nivel de atención m</w:t>
        </w:r>
      </w:ins>
      <w:ins w:id="17" w:author="Angelica Rodriguez Ortega" w:date="2023-04-04T19:23:00Z">
        <w:r w:rsidR="000E3434">
          <w:rPr>
            <w:rFonts w:ascii="Montserrat" w:hAnsi="Montserrat"/>
            <w:lang w:eastAsia="es-MX"/>
          </w:rPr>
          <w:t>édica</w:t>
        </w:r>
      </w:ins>
      <w:ins w:id="18" w:author="Angelica Rodriguez Ortega" w:date="2023-03-21T16:29:00Z">
        <w:r w:rsidRPr="00684B76">
          <w:rPr>
            <w:rFonts w:ascii="Montserrat" w:hAnsi="Montserrat"/>
            <w:lang w:eastAsia="es-MX"/>
          </w:rPr>
          <w:t>, lo que propicia</w:t>
        </w:r>
      </w:ins>
      <w:ins w:id="19" w:author="Angelica Rodriguez Ortega" w:date="2023-04-04T19:23:00Z">
        <w:r w:rsidR="000E3434">
          <w:rPr>
            <w:rFonts w:ascii="Montserrat" w:hAnsi="Montserrat"/>
            <w:lang w:eastAsia="es-MX"/>
          </w:rPr>
          <w:t xml:space="preserve"> la</w:t>
        </w:r>
      </w:ins>
      <w:ins w:id="20" w:author="Angelica Rodriguez Ortega" w:date="2023-03-21T16:29:00Z">
        <w:r w:rsidRPr="00684B76">
          <w:rPr>
            <w:rFonts w:ascii="Montserrat" w:hAnsi="Montserrat"/>
            <w:lang w:eastAsia="es-MX"/>
          </w:rPr>
          <w:t xml:space="preserve"> saturación de los hospitales de Segundo y Tercer Nivel</w:t>
        </w:r>
      </w:ins>
      <w:ins w:id="21" w:author="Angelica Rodriguez Ortega" w:date="2023-04-04T19:23:00Z">
        <w:r w:rsidR="000E3434">
          <w:rPr>
            <w:rFonts w:ascii="Montserrat" w:hAnsi="Montserrat"/>
            <w:lang w:eastAsia="es-MX"/>
          </w:rPr>
          <w:t>,</w:t>
        </w:r>
      </w:ins>
      <w:ins w:id="22" w:author="Angelica Rodriguez Ortega" w:date="2023-03-21T16:29:00Z">
        <w:r w:rsidRPr="00684B76">
          <w:rPr>
            <w:rFonts w:ascii="Montserrat" w:hAnsi="Montserrat"/>
            <w:lang w:eastAsia="es-MX"/>
          </w:rPr>
          <w:t xml:space="preserve"> tanto en la consulta externa como en el servicio de urgencias, esto se relaciona con diferentes deficiencias, entre las que se atribuye principalmente la poca cobertura de atención a los pacientes, estrechamente ligada a la escasez aún presente de profesionales especialistas para este nivel de salud o al retraso en la atención.</w:t>
        </w:r>
      </w:ins>
    </w:p>
    <w:p w14:paraId="1F02169F" w14:textId="77777777" w:rsidR="006C1656" w:rsidRPr="00684B76" w:rsidRDefault="006C1656" w:rsidP="006C1656">
      <w:pPr>
        <w:jc w:val="both"/>
        <w:rPr>
          <w:ins w:id="23" w:author="Angelica Rodriguez Ortega" w:date="2023-03-21T16:29:00Z"/>
          <w:rFonts w:ascii="Montserrat" w:hAnsi="Montserrat"/>
          <w:lang w:eastAsia="es-MX"/>
        </w:rPr>
      </w:pPr>
    </w:p>
    <w:p w14:paraId="2E2A9D11" w14:textId="77777777" w:rsidR="006C1656" w:rsidRPr="00684B76" w:rsidRDefault="006C1656" w:rsidP="006C1656">
      <w:pPr>
        <w:jc w:val="both"/>
        <w:rPr>
          <w:ins w:id="24" w:author="Angelica Rodriguez Ortega" w:date="2023-03-21T16:29:00Z"/>
          <w:rFonts w:ascii="Montserrat" w:hAnsi="Montserrat"/>
          <w:lang w:eastAsia="es-MX"/>
        </w:rPr>
      </w:pPr>
      <w:ins w:id="25" w:author="Angelica Rodriguez Ortega" w:date="2023-03-21T16:29:00Z">
        <w:r w:rsidRPr="00684B76">
          <w:rPr>
            <w:rFonts w:ascii="Montserrat" w:hAnsi="Montserrat"/>
            <w:lang w:eastAsia="es-MX"/>
          </w:rPr>
          <w:t>Comúnmente se solicita el servicio a un nivel de atención que no corresponde, lo que genera distribución irregular de las cargas de trabajo, sobreocupación de algunas Unidades Médicas con subutilización de otras, inconformidad de usuarios y prestadores de servicios y dispendio innecesario de recursos humanos y materiales.</w:t>
        </w:r>
      </w:ins>
    </w:p>
    <w:p w14:paraId="33D85DB5" w14:textId="77777777" w:rsidR="006C1656" w:rsidRPr="00684B76" w:rsidRDefault="006C1656" w:rsidP="006C1656">
      <w:pPr>
        <w:jc w:val="both"/>
        <w:rPr>
          <w:ins w:id="26" w:author="Angelica Rodriguez Ortega" w:date="2023-03-21T16:29:00Z"/>
          <w:rFonts w:ascii="Montserrat" w:hAnsi="Montserrat"/>
          <w:lang w:eastAsia="es-MX"/>
        </w:rPr>
      </w:pPr>
    </w:p>
    <w:p w14:paraId="0E8FBC01" w14:textId="11938A08" w:rsidR="006C1656" w:rsidRPr="00684B76" w:rsidRDefault="006C1656" w:rsidP="006C1656">
      <w:pPr>
        <w:jc w:val="both"/>
        <w:rPr>
          <w:ins w:id="27" w:author="Angelica Rodriguez Ortega" w:date="2023-03-21T16:30:00Z"/>
          <w:rFonts w:ascii="Montserrat" w:hAnsi="Montserrat"/>
          <w:lang w:eastAsia="es-MX"/>
        </w:rPr>
      </w:pPr>
      <w:ins w:id="28" w:author="Angelica Rodriguez Ortega" w:date="2023-03-21T16:29:00Z">
        <w:r w:rsidRPr="00684B76">
          <w:rPr>
            <w:rFonts w:ascii="Montserrat" w:hAnsi="Montserrat"/>
            <w:lang w:eastAsia="es-MX"/>
          </w:rPr>
          <w:t>Resulta más costoso atender pro</w:t>
        </w:r>
        <w:r w:rsidR="000E3434">
          <w:rPr>
            <w:rFonts w:ascii="Montserrat" w:hAnsi="Montserrat"/>
            <w:lang w:eastAsia="es-MX"/>
          </w:rPr>
          <w:t xml:space="preserve">blemas de salud simples en una </w:t>
        </w:r>
      </w:ins>
      <w:ins w:id="29" w:author="Angelica Rodriguez Ortega" w:date="2023-04-04T19:25:00Z">
        <w:r w:rsidR="000E3434">
          <w:rPr>
            <w:rFonts w:ascii="Montserrat" w:hAnsi="Montserrat"/>
            <w:lang w:eastAsia="es-MX"/>
          </w:rPr>
          <w:t>U</w:t>
        </w:r>
      </w:ins>
      <w:ins w:id="30" w:author="Angelica Rodriguez Ortega" w:date="2023-03-21T16:29:00Z">
        <w:r w:rsidR="000E3434">
          <w:rPr>
            <w:rFonts w:ascii="Montserrat" w:hAnsi="Montserrat"/>
            <w:lang w:eastAsia="es-MX"/>
          </w:rPr>
          <w:t xml:space="preserve">nidad </w:t>
        </w:r>
      </w:ins>
      <w:ins w:id="31" w:author="Angelica Rodriguez Ortega" w:date="2023-04-04T19:25:00Z">
        <w:r w:rsidR="000E3434">
          <w:rPr>
            <w:rFonts w:ascii="Montserrat" w:hAnsi="Montserrat"/>
            <w:lang w:eastAsia="es-MX"/>
          </w:rPr>
          <w:t>M</w:t>
        </w:r>
      </w:ins>
      <w:ins w:id="32" w:author="Angelica Rodriguez Ortega" w:date="2023-03-21T16:29:00Z">
        <w:r w:rsidRPr="00684B76">
          <w:rPr>
            <w:rFonts w:ascii="Montserrat" w:hAnsi="Montserrat"/>
            <w:lang w:eastAsia="es-MX"/>
          </w:rPr>
          <w:t>édica que cuenta con alta tecnología, que atenderlos en el nivel de atención que le corresponde, la problemática que se presenta se debe en su mayoría a la</w:t>
        </w:r>
        <w:r w:rsidR="004E46F0" w:rsidRPr="00684B76">
          <w:rPr>
            <w:rFonts w:ascii="Montserrat" w:hAnsi="Montserrat"/>
            <w:lang w:eastAsia="es-MX"/>
          </w:rPr>
          <w:t xml:space="preserve"> falta de comunicación médica, e</w:t>
        </w:r>
        <w:r w:rsidRPr="00684B76">
          <w:rPr>
            <w:rFonts w:ascii="Montserrat" w:hAnsi="Montserrat"/>
            <w:lang w:eastAsia="es-MX"/>
          </w:rPr>
          <w:t xml:space="preserve">n ese sentido, lo que se pretende lograr con la implementación de medidas estratégicas urgentes, es que el Sistema de Referencia y Contrarreferencia (SIRECO) siga los lineamientos establecidos y sea uniforme para las unidades médicas de los tres niveles de atención y el Centro Médico Nacional “20 de Noviembre”, para lograr que la atención médica se proporcione de forma inmediata, propiciando mayor eficiencia en los recursos materiales, con el apoyo del capital humano; logrando un enlace certero, comunicación oportuna y difusión de los servicios médicos, evitando inconformidad por parte del derechohabiente y logrando en gran medida la atención médica a un menor costo y de manera adecuada, mejorando la calidad y calidez de los servicios de atención, para garantizar la salud de la población desde la generación de un ambiente y prácticas saludables, la materialización de la atención primaria </w:t>
        </w:r>
        <w:r w:rsidRPr="00684B76">
          <w:rPr>
            <w:rFonts w:ascii="Montserrat" w:hAnsi="Montserrat"/>
            <w:lang w:eastAsia="es-MX"/>
          </w:rPr>
          <w:lastRenderedPageBreak/>
          <w:t>a la población que debe estar organizada para cubrir las necesidades de los pacientes en los diferentes sectores desde su zona de residencia, y evitar los traslados innecesarios, con un accionar más e</w:t>
        </w:r>
        <w:r w:rsidR="004E46F0" w:rsidRPr="00684B76">
          <w:rPr>
            <w:rFonts w:ascii="Montserrat" w:hAnsi="Montserrat"/>
            <w:lang w:eastAsia="es-MX"/>
          </w:rPr>
          <w:t>specífico y económico dentro de</w:t>
        </w:r>
        <w:r w:rsidRPr="00684B76">
          <w:rPr>
            <w:rFonts w:ascii="Montserrat" w:hAnsi="Montserrat"/>
            <w:lang w:eastAsia="es-MX"/>
          </w:rPr>
          <w:t xml:space="preserve"> la planificación y organización de la unidad, lo cual es favorecido con la Telemedicina. </w:t>
        </w:r>
      </w:ins>
    </w:p>
    <w:p w14:paraId="7D27EC1F" w14:textId="77777777" w:rsidR="006C1656" w:rsidRPr="00684B76" w:rsidRDefault="006C1656" w:rsidP="006C1656">
      <w:pPr>
        <w:jc w:val="both"/>
        <w:rPr>
          <w:ins w:id="33" w:author="Angelica Rodriguez Ortega" w:date="2023-03-21T16:29:00Z"/>
          <w:rFonts w:ascii="Montserrat" w:hAnsi="Montserrat"/>
          <w:lang w:eastAsia="es-MX"/>
        </w:rPr>
      </w:pPr>
    </w:p>
    <w:p w14:paraId="28BDBB41" w14:textId="2D3A31FC" w:rsidR="0090016C" w:rsidRPr="00684B76" w:rsidDel="006C1656" w:rsidRDefault="00395DD3" w:rsidP="0090016C">
      <w:pPr>
        <w:shd w:val="clear" w:color="auto" w:fill="FFFFFF"/>
        <w:ind w:right="49"/>
        <w:jc w:val="both"/>
        <w:rPr>
          <w:del w:id="34" w:author="Angelica Rodriguez Ortega" w:date="2023-03-21T16:30:00Z"/>
          <w:rFonts w:ascii="Montserrat" w:hAnsi="Montserrat" w:cs="Arial"/>
          <w:rPrChange w:id="35" w:author="Angelica Rodriguez Ortega" w:date="2023-03-21T19:01:00Z">
            <w:rPr>
              <w:del w:id="36" w:author="Angelica Rodriguez Ortega" w:date="2023-03-21T16:30:00Z"/>
              <w:rFonts w:ascii="Montserrat" w:hAnsi="Montserrat" w:cs="Arial"/>
              <w:sz w:val="20"/>
              <w:szCs w:val="20"/>
            </w:rPr>
          </w:rPrChange>
        </w:rPr>
      </w:pPr>
      <w:del w:id="37" w:author="Angelica Rodriguez Ortega" w:date="2023-03-21T16:30:00Z">
        <w:r w:rsidRPr="00684B76" w:rsidDel="006C1656">
          <w:rPr>
            <w:rFonts w:ascii="Montserrat" w:hAnsi="Montserrat" w:cs="Arial"/>
            <w:rPrChange w:id="38" w:author="Angelica Rodriguez Ortega" w:date="2023-03-21T19:01:00Z">
              <w:rPr>
                <w:rFonts w:ascii="Montserrat" w:hAnsi="Montserrat" w:cs="Arial"/>
                <w:sz w:val="20"/>
                <w:szCs w:val="20"/>
              </w:rPr>
            </w:rPrChange>
          </w:rPr>
          <w:delText>El Sistema de Salud d</w:delText>
        </w:r>
        <w:r w:rsidR="0090016C" w:rsidRPr="00684B76" w:rsidDel="006C1656">
          <w:rPr>
            <w:rFonts w:ascii="Montserrat" w:hAnsi="Montserrat" w:cs="Arial"/>
            <w:rPrChange w:id="39" w:author="Angelica Rodriguez Ortega" w:date="2023-03-21T19:01:00Z">
              <w:rPr>
                <w:rFonts w:ascii="Montserrat" w:hAnsi="Montserrat" w:cs="Arial"/>
                <w:sz w:val="20"/>
                <w:szCs w:val="20"/>
              </w:rPr>
            </w:rPrChange>
          </w:rPr>
          <w:delText xml:space="preserve">el Instituto ha </w:delText>
        </w:r>
        <w:r w:rsidR="00240DC4" w:rsidRPr="00684B76" w:rsidDel="006C1656">
          <w:rPr>
            <w:rFonts w:ascii="Montserrat" w:hAnsi="Montserrat" w:cs="Arial"/>
            <w:rPrChange w:id="40" w:author="Angelica Rodriguez Ortega" w:date="2023-03-21T19:01:00Z">
              <w:rPr>
                <w:rFonts w:ascii="Montserrat" w:hAnsi="Montserrat" w:cs="Arial"/>
                <w:sz w:val="20"/>
                <w:szCs w:val="20"/>
              </w:rPr>
            </w:rPrChange>
          </w:rPr>
          <w:delText xml:space="preserve">evolucionado en el trascurso del tiempo por </w:delText>
        </w:r>
        <w:r w:rsidR="000F61C9" w:rsidRPr="00684B76" w:rsidDel="006C1656">
          <w:rPr>
            <w:rFonts w:ascii="Montserrat" w:hAnsi="Montserrat" w:cs="Arial"/>
            <w:rPrChange w:id="41" w:author="Angelica Rodriguez Ortega" w:date="2023-03-21T19:01:00Z">
              <w:rPr>
                <w:rFonts w:ascii="Montserrat" w:hAnsi="Montserrat" w:cs="Arial"/>
                <w:sz w:val="20"/>
                <w:szCs w:val="20"/>
              </w:rPr>
            </w:rPrChange>
          </w:rPr>
          <w:delText>diversos factores</w:delText>
        </w:r>
        <w:r w:rsidR="0090016C" w:rsidRPr="00684B76" w:rsidDel="006C1656">
          <w:rPr>
            <w:rFonts w:ascii="Montserrat" w:hAnsi="Montserrat" w:cs="Arial"/>
            <w:rPrChange w:id="42" w:author="Angelica Rodriguez Ortega" w:date="2023-03-21T19:01:00Z">
              <w:rPr>
                <w:rFonts w:ascii="Montserrat" w:hAnsi="Montserrat" w:cs="Arial"/>
                <w:sz w:val="20"/>
                <w:szCs w:val="20"/>
              </w:rPr>
            </w:rPrChange>
          </w:rPr>
          <w:delText xml:space="preserve">, </w:delText>
        </w:r>
        <w:r w:rsidR="008506F3" w:rsidRPr="00684B76" w:rsidDel="006C1656">
          <w:rPr>
            <w:rFonts w:ascii="Montserrat" w:hAnsi="Montserrat" w:cs="Arial"/>
            <w:rPrChange w:id="43" w:author="Angelica Rodriguez Ortega" w:date="2023-03-21T19:01:00Z">
              <w:rPr>
                <w:rFonts w:ascii="Montserrat" w:hAnsi="Montserrat" w:cs="Arial"/>
                <w:sz w:val="20"/>
                <w:szCs w:val="20"/>
              </w:rPr>
            </w:rPrChange>
          </w:rPr>
          <w:delText>entre</w:delText>
        </w:r>
        <w:r w:rsidR="0090016C" w:rsidRPr="00684B76" w:rsidDel="006C1656">
          <w:rPr>
            <w:rFonts w:ascii="Montserrat" w:hAnsi="Montserrat" w:cs="Arial"/>
            <w:rPrChange w:id="44" w:author="Angelica Rodriguez Ortega" w:date="2023-03-21T19:01:00Z">
              <w:rPr>
                <w:rFonts w:ascii="Montserrat" w:hAnsi="Montserrat" w:cs="Arial"/>
                <w:sz w:val="20"/>
                <w:szCs w:val="20"/>
              </w:rPr>
            </w:rPrChange>
          </w:rPr>
          <w:delText xml:space="preserve"> demográficos y epidemiológicos, incremento en el número de derechohabientes, envejecimiento</w:delText>
        </w:r>
        <w:r w:rsidR="004F066A" w:rsidRPr="00684B76" w:rsidDel="006C1656">
          <w:rPr>
            <w:rFonts w:ascii="Montserrat" w:hAnsi="Montserrat" w:cs="Arial"/>
            <w:rPrChange w:id="45" w:author="Angelica Rodriguez Ortega" w:date="2023-03-21T19:01:00Z">
              <w:rPr>
                <w:rFonts w:ascii="Montserrat" w:hAnsi="Montserrat" w:cs="Arial"/>
                <w:sz w:val="20"/>
                <w:szCs w:val="20"/>
              </w:rPr>
            </w:rPrChange>
          </w:rPr>
          <w:delText xml:space="preserve"> de la población</w:delText>
        </w:r>
        <w:r w:rsidR="0090016C" w:rsidRPr="00684B76" w:rsidDel="006C1656">
          <w:rPr>
            <w:rFonts w:ascii="Montserrat" w:hAnsi="Montserrat" w:cs="Arial"/>
            <w:rPrChange w:id="46" w:author="Angelica Rodriguez Ortega" w:date="2023-03-21T19:01:00Z">
              <w:rPr>
                <w:rFonts w:ascii="Montserrat" w:hAnsi="Montserrat" w:cs="Arial"/>
                <w:sz w:val="20"/>
                <w:szCs w:val="20"/>
              </w:rPr>
            </w:rPrChange>
          </w:rPr>
          <w:delText>, la cronicidad de las enfermedades y el impacto a consecuencia de la conversión de las Unidades Médicas para satisfacer las necesidades ocasionad</w:delText>
        </w:r>
        <w:r w:rsidRPr="00684B76" w:rsidDel="006C1656">
          <w:rPr>
            <w:rFonts w:ascii="Montserrat" w:hAnsi="Montserrat" w:cs="Arial"/>
            <w:rPrChange w:id="47" w:author="Angelica Rodriguez Ortega" w:date="2023-03-21T19:01:00Z">
              <w:rPr>
                <w:rFonts w:ascii="Montserrat" w:hAnsi="Montserrat" w:cs="Arial"/>
                <w:sz w:val="20"/>
                <w:szCs w:val="20"/>
              </w:rPr>
            </w:rPrChange>
          </w:rPr>
          <w:delText xml:space="preserve">as por la pandemia de </w:delText>
        </w:r>
        <w:r w:rsidR="0090016C" w:rsidRPr="00684B76" w:rsidDel="006C1656">
          <w:rPr>
            <w:rFonts w:ascii="Montserrat" w:hAnsi="Montserrat" w:cs="Arial"/>
            <w:rPrChange w:id="48" w:author="Angelica Rodriguez Ortega" w:date="2023-03-21T19:01:00Z">
              <w:rPr>
                <w:rFonts w:ascii="Montserrat" w:hAnsi="Montserrat" w:cs="Arial"/>
                <w:sz w:val="20"/>
                <w:szCs w:val="20"/>
              </w:rPr>
            </w:rPrChange>
          </w:rPr>
          <w:delText xml:space="preserve">COVID-19, lo cual ha </w:delText>
        </w:r>
        <w:r w:rsidR="004F066A" w:rsidRPr="00684B76" w:rsidDel="006C1656">
          <w:rPr>
            <w:rFonts w:ascii="Montserrat" w:hAnsi="Montserrat" w:cs="Arial"/>
            <w:rPrChange w:id="49" w:author="Angelica Rodriguez Ortega" w:date="2023-03-21T19:01:00Z">
              <w:rPr>
                <w:rFonts w:ascii="Montserrat" w:hAnsi="Montserrat" w:cs="Arial"/>
                <w:sz w:val="20"/>
                <w:szCs w:val="20"/>
              </w:rPr>
            </w:rPrChange>
          </w:rPr>
          <w:delText xml:space="preserve">modificado la </w:delText>
        </w:r>
        <w:r w:rsidRPr="00684B76" w:rsidDel="006C1656">
          <w:rPr>
            <w:rFonts w:ascii="Montserrat" w:hAnsi="Montserrat" w:cs="Arial"/>
            <w:rPrChange w:id="50" w:author="Angelica Rodriguez Ortega" w:date="2023-03-21T19:01:00Z">
              <w:rPr>
                <w:rFonts w:ascii="Montserrat" w:hAnsi="Montserrat" w:cs="Arial"/>
                <w:sz w:val="20"/>
                <w:szCs w:val="20"/>
              </w:rPr>
            </w:rPrChange>
          </w:rPr>
          <w:delText>demanda</w:delText>
        </w:r>
        <w:r w:rsidR="0090016C" w:rsidRPr="00684B76" w:rsidDel="006C1656">
          <w:rPr>
            <w:rFonts w:ascii="Montserrat" w:hAnsi="Montserrat" w:cs="Arial"/>
            <w:rPrChange w:id="51" w:author="Angelica Rodriguez Ortega" w:date="2023-03-21T19:01:00Z">
              <w:rPr>
                <w:rFonts w:ascii="Montserrat" w:hAnsi="Montserrat" w:cs="Arial"/>
                <w:sz w:val="20"/>
                <w:szCs w:val="20"/>
              </w:rPr>
            </w:rPrChange>
          </w:rPr>
          <w:delText xml:space="preserve"> de los servicios médicos</w:delText>
        </w:r>
      </w:del>
      <w:del w:id="52" w:author="Angelica Rodriguez Ortega" w:date="2023-03-21T16:07:00Z">
        <w:r w:rsidR="0090016C" w:rsidRPr="00684B76" w:rsidDel="00170E99">
          <w:rPr>
            <w:rFonts w:ascii="Montserrat" w:hAnsi="Montserrat" w:cs="Arial"/>
            <w:rPrChange w:id="53" w:author="Angelica Rodriguez Ortega" w:date="2023-03-21T19:01:00Z">
              <w:rPr>
                <w:rFonts w:ascii="Montserrat" w:hAnsi="Montserrat" w:cs="Arial"/>
                <w:sz w:val="20"/>
                <w:szCs w:val="20"/>
              </w:rPr>
            </w:rPrChange>
          </w:rPr>
          <w:delText>, la demanda</w:delText>
        </w:r>
      </w:del>
      <w:del w:id="54" w:author="Angelica Rodriguez Ortega" w:date="2023-03-21T16:30:00Z">
        <w:r w:rsidR="0090016C" w:rsidRPr="00684B76" w:rsidDel="006C1656">
          <w:rPr>
            <w:rFonts w:ascii="Montserrat" w:hAnsi="Montserrat" w:cs="Arial"/>
            <w:rPrChange w:id="55" w:author="Angelica Rodriguez Ortega" w:date="2023-03-21T19:01:00Z">
              <w:rPr>
                <w:rFonts w:ascii="Montserrat" w:hAnsi="Montserrat" w:cs="Arial"/>
                <w:sz w:val="20"/>
                <w:szCs w:val="20"/>
              </w:rPr>
            </w:rPrChange>
          </w:rPr>
          <w:delText xml:space="preserve"> de los servicios de salud, </w:delText>
        </w:r>
        <w:r w:rsidR="008506F3" w:rsidRPr="00684B76" w:rsidDel="006C1656">
          <w:rPr>
            <w:rFonts w:ascii="Montserrat" w:hAnsi="Montserrat" w:cs="Arial"/>
            <w:rPrChange w:id="56" w:author="Angelica Rodriguez Ortega" w:date="2023-03-21T19:01:00Z">
              <w:rPr>
                <w:rFonts w:ascii="Montserrat" w:hAnsi="Montserrat" w:cs="Arial"/>
                <w:sz w:val="20"/>
                <w:szCs w:val="20"/>
              </w:rPr>
            </w:rPrChange>
          </w:rPr>
          <w:delText xml:space="preserve">lo que ha generado </w:delText>
        </w:r>
        <w:r w:rsidR="0090016C" w:rsidRPr="00684B76" w:rsidDel="006C1656">
          <w:rPr>
            <w:rFonts w:ascii="Montserrat" w:hAnsi="Montserrat" w:cs="Arial"/>
            <w:rPrChange w:id="57" w:author="Angelica Rodriguez Ortega" w:date="2023-03-21T19:01:00Z">
              <w:rPr>
                <w:rFonts w:ascii="Montserrat" w:hAnsi="Montserrat" w:cs="Arial"/>
                <w:sz w:val="20"/>
                <w:szCs w:val="20"/>
              </w:rPr>
            </w:rPrChange>
          </w:rPr>
          <w:delText>demora en la atención médica.</w:delText>
        </w:r>
      </w:del>
    </w:p>
    <w:p w14:paraId="11C58269" w14:textId="2C9C5628" w:rsidR="0090016C" w:rsidRPr="00684B76" w:rsidDel="006C1656" w:rsidRDefault="0090016C" w:rsidP="0090016C">
      <w:pPr>
        <w:ind w:right="49"/>
        <w:jc w:val="both"/>
        <w:rPr>
          <w:del w:id="58" w:author="Angelica Rodriguez Ortega" w:date="2023-03-21T16:30:00Z"/>
          <w:rFonts w:ascii="Montserrat" w:hAnsi="Montserrat" w:cs="Arial"/>
          <w:rPrChange w:id="59" w:author="Angelica Rodriguez Ortega" w:date="2023-03-21T19:01:00Z">
            <w:rPr>
              <w:del w:id="60" w:author="Angelica Rodriguez Ortega" w:date="2023-03-21T16:30:00Z"/>
              <w:rFonts w:ascii="Montserrat" w:hAnsi="Montserrat" w:cs="Arial"/>
              <w:sz w:val="20"/>
              <w:szCs w:val="20"/>
            </w:rPr>
          </w:rPrChange>
        </w:rPr>
      </w:pPr>
    </w:p>
    <w:p w14:paraId="6128A8CB" w14:textId="1EBA95EC" w:rsidR="0090016C" w:rsidRPr="00684B76" w:rsidDel="006C1656" w:rsidRDefault="0090016C" w:rsidP="0090016C">
      <w:pPr>
        <w:ind w:right="49"/>
        <w:jc w:val="both"/>
        <w:rPr>
          <w:del w:id="61" w:author="Angelica Rodriguez Ortega" w:date="2023-03-21T16:30:00Z"/>
          <w:rFonts w:ascii="Montserrat" w:hAnsi="Montserrat" w:cs="Arial"/>
          <w:rPrChange w:id="62" w:author="Angelica Rodriguez Ortega" w:date="2023-03-21T19:01:00Z">
            <w:rPr>
              <w:del w:id="63" w:author="Angelica Rodriguez Ortega" w:date="2023-03-21T16:30:00Z"/>
              <w:rFonts w:ascii="Montserrat" w:hAnsi="Montserrat" w:cs="Arial"/>
              <w:sz w:val="20"/>
              <w:szCs w:val="20"/>
            </w:rPr>
          </w:rPrChange>
        </w:rPr>
      </w:pPr>
      <w:del w:id="64" w:author="Angelica Rodriguez Ortega" w:date="2023-03-21T16:30:00Z">
        <w:r w:rsidRPr="00684B76" w:rsidDel="006C1656">
          <w:rPr>
            <w:rFonts w:ascii="Montserrat" w:hAnsi="Montserrat" w:cs="Arial"/>
            <w:rPrChange w:id="65" w:author="Angelica Rodriguez Ortega" w:date="2023-03-21T19:01:00Z">
              <w:rPr>
                <w:rFonts w:ascii="Montserrat" w:hAnsi="Montserrat" w:cs="Arial"/>
                <w:sz w:val="20"/>
                <w:szCs w:val="20"/>
              </w:rPr>
            </w:rPrChange>
          </w:rPr>
          <w:delText xml:space="preserve">El Sistema de Referencia y Contrarreferencia de pacientes en el Instituto de Seguridad y Servicios Sociales de los Trabajadores del Estado (SIRECO), </w:delText>
        </w:r>
        <w:r w:rsidR="007B2405" w:rsidRPr="00684B76" w:rsidDel="006C1656">
          <w:rPr>
            <w:rFonts w:ascii="Montserrat" w:hAnsi="Montserrat" w:cs="Arial"/>
            <w:rPrChange w:id="66" w:author="Angelica Rodriguez Ortega" w:date="2023-03-21T19:01:00Z">
              <w:rPr>
                <w:rFonts w:ascii="Montserrat" w:hAnsi="Montserrat" w:cs="Arial"/>
                <w:sz w:val="20"/>
                <w:szCs w:val="20"/>
              </w:rPr>
            </w:rPrChange>
          </w:rPr>
          <w:delText xml:space="preserve">debe actualizarse a la par de las demandas en la atención médica, lo que refleja en mejorar </w:delText>
        </w:r>
        <w:r w:rsidRPr="00684B76" w:rsidDel="006C1656">
          <w:rPr>
            <w:rFonts w:ascii="Montserrat" w:hAnsi="Montserrat" w:cs="Arial"/>
            <w:rPrChange w:id="67" w:author="Angelica Rodriguez Ortega" w:date="2023-03-21T19:01:00Z">
              <w:rPr>
                <w:rFonts w:ascii="Montserrat" w:hAnsi="Montserrat" w:cs="Arial"/>
                <w:sz w:val="20"/>
                <w:szCs w:val="20"/>
              </w:rPr>
            </w:rPrChange>
          </w:rPr>
          <w:delText>el tránsito de pacientes enviados a través de los diferentes niveles de atención.</w:delText>
        </w:r>
      </w:del>
    </w:p>
    <w:p w14:paraId="6FE06BDB" w14:textId="77163235" w:rsidR="0090016C" w:rsidRPr="00684B76" w:rsidDel="006C1656" w:rsidRDefault="0090016C" w:rsidP="0090016C">
      <w:pPr>
        <w:ind w:right="49"/>
        <w:jc w:val="both"/>
        <w:rPr>
          <w:del w:id="68" w:author="Angelica Rodriguez Ortega" w:date="2023-03-21T16:30:00Z"/>
          <w:rFonts w:ascii="Montserrat" w:hAnsi="Montserrat" w:cs="Arial"/>
          <w:rPrChange w:id="69" w:author="Angelica Rodriguez Ortega" w:date="2023-03-21T19:01:00Z">
            <w:rPr>
              <w:del w:id="70" w:author="Angelica Rodriguez Ortega" w:date="2023-03-21T16:30:00Z"/>
              <w:rFonts w:ascii="Montserrat" w:hAnsi="Montserrat" w:cs="Arial"/>
              <w:sz w:val="20"/>
              <w:szCs w:val="20"/>
            </w:rPr>
          </w:rPrChange>
        </w:rPr>
      </w:pPr>
    </w:p>
    <w:p w14:paraId="0F9690EB" w14:textId="755725B8" w:rsidR="0090016C" w:rsidRPr="00684B76" w:rsidDel="006C1656" w:rsidRDefault="0090016C" w:rsidP="0090016C">
      <w:pPr>
        <w:ind w:right="49"/>
        <w:jc w:val="both"/>
        <w:rPr>
          <w:del w:id="71" w:author="Angelica Rodriguez Ortega" w:date="2023-03-21T16:30:00Z"/>
          <w:rFonts w:ascii="Montserrat" w:hAnsi="Montserrat" w:cs="Arial"/>
          <w:rPrChange w:id="72" w:author="Angelica Rodriguez Ortega" w:date="2023-03-21T19:01:00Z">
            <w:rPr>
              <w:del w:id="73" w:author="Angelica Rodriguez Ortega" w:date="2023-03-21T16:30:00Z"/>
              <w:rFonts w:ascii="Montserrat" w:hAnsi="Montserrat" w:cs="Arial"/>
              <w:sz w:val="20"/>
              <w:szCs w:val="20"/>
            </w:rPr>
          </w:rPrChange>
        </w:rPr>
      </w:pPr>
      <w:del w:id="74" w:author="Angelica Rodriguez Ortega" w:date="2023-03-21T16:30:00Z">
        <w:r w:rsidRPr="00684B76" w:rsidDel="006C1656">
          <w:rPr>
            <w:rFonts w:ascii="Montserrat" w:hAnsi="Montserrat" w:cs="Arial"/>
            <w:rPrChange w:id="75" w:author="Angelica Rodriguez Ortega" w:date="2023-03-21T19:01:00Z">
              <w:rPr>
                <w:rFonts w:ascii="Montserrat" w:hAnsi="Montserrat" w:cs="Arial"/>
                <w:sz w:val="20"/>
                <w:szCs w:val="20"/>
              </w:rPr>
            </w:rPrChange>
          </w:rPr>
          <w:delText xml:space="preserve">El funcionamiento de este sistema </w:delText>
        </w:r>
        <w:r w:rsidR="00757634" w:rsidRPr="00684B76" w:rsidDel="006C1656">
          <w:rPr>
            <w:rFonts w:ascii="Montserrat" w:hAnsi="Montserrat" w:cs="Arial"/>
            <w:rPrChange w:id="76" w:author="Angelica Rodriguez Ortega" w:date="2023-03-21T19:01:00Z">
              <w:rPr>
                <w:rFonts w:ascii="Montserrat" w:hAnsi="Montserrat" w:cs="Arial"/>
                <w:sz w:val="20"/>
                <w:szCs w:val="20"/>
              </w:rPr>
            </w:rPrChange>
          </w:rPr>
          <w:delText xml:space="preserve">está relacionada con </w:delText>
        </w:r>
        <w:r w:rsidR="009978E5" w:rsidRPr="00684B76" w:rsidDel="006C1656">
          <w:rPr>
            <w:rFonts w:ascii="Montserrat" w:hAnsi="Montserrat" w:cs="Arial"/>
            <w:rPrChange w:id="77" w:author="Angelica Rodriguez Ortega" w:date="2023-03-21T19:01:00Z">
              <w:rPr>
                <w:rFonts w:ascii="Montserrat" w:hAnsi="Montserrat" w:cs="Arial"/>
                <w:sz w:val="20"/>
                <w:szCs w:val="20"/>
              </w:rPr>
            </w:rPrChange>
          </w:rPr>
          <w:delText>el catálogo</w:delText>
        </w:r>
        <w:r w:rsidRPr="00684B76" w:rsidDel="006C1656">
          <w:rPr>
            <w:rFonts w:ascii="Montserrat" w:hAnsi="Montserrat" w:cs="Arial"/>
            <w:rPrChange w:id="78" w:author="Angelica Rodriguez Ortega" w:date="2023-03-21T19:01:00Z">
              <w:rPr>
                <w:rFonts w:ascii="Montserrat" w:hAnsi="Montserrat" w:cs="Arial"/>
                <w:sz w:val="20"/>
                <w:szCs w:val="20"/>
              </w:rPr>
            </w:rPrChange>
          </w:rPr>
          <w:delText xml:space="preserve"> de servicios, de acuerdo con la complejidad y la especialización, </w:delText>
        </w:r>
        <w:r w:rsidR="00757634" w:rsidRPr="00684B76" w:rsidDel="006C1656">
          <w:rPr>
            <w:rFonts w:ascii="Montserrat" w:hAnsi="Montserrat" w:cs="Arial"/>
            <w:rPrChange w:id="79" w:author="Angelica Rodriguez Ortega" w:date="2023-03-21T19:01:00Z">
              <w:rPr>
                <w:rFonts w:ascii="Montserrat" w:hAnsi="Montserrat" w:cs="Arial"/>
                <w:sz w:val="20"/>
                <w:szCs w:val="20"/>
              </w:rPr>
            </w:rPrChange>
          </w:rPr>
          <w:delText>tecnología y</w:delText>
        </w:r>
        <w:r w:rsidRPr="00684B76" w:rsidDel="006C1656">
          <w:rPr>
            <w:rFonts w:ascii="Montserrat" w:hAnsi="Montserrat" w:cs="Arial"/>
            <w:rPrChange w:id="80" w:author="Angelica Rodriguez Ortega" w:date="2023-03-21T19:01:00Z">
              <w:rPr>
                <w:rFonts w:ascii="Montserrat" w:hAnsi="Montserrat" w:cs="Arial"/>
                <w:sz w:val="20"/>
                <w:szCs w:val="20"/>
              </w:rPr>
            </w:rPrChange>
          </w:rPr>
          <w:delText xml:space="preserve"> recursos humanos, que se complementa entre establecimientos del mismo Instituto y/o en caso necesario de otras Unidades Médicas.</w:delText>
        </w:r>
      </w:del>
    </w:p>
    <w:p w14:paraId="1E4251A1" w14:textId="2B4EFFB4" w:rsidR="0090016C" w:rsidRPr="00684B76" w:rsidDel="006C1656" w:rsidRDefault="0090016C" w:rsidP="0090016C">
      <w:pPr>
        <w:ind w:right="49"/>
        <w:jc w:val="both"/>
        <w:rPr>
          <w:del w:id="81" w:author="Angelica Rodriguez Ortega" w:date="2023-03-21T16:30:00Z"/>
          <w:rFonts w:ascii="Montserrat" w:hAnsi="Montserrat" w:cs="Arial"/>
          <w:rPrChange w:id="82" w:author="Angelica Rodriguez Ortega" w:date="2023-03-21T19:01:00Z">
            <w:rPr>
              <w:del w:id="83" w:author="Angelica Rodriguez Ortega" w:date="2023-03-21T16:30:00Z"/>
              <w:rFonts w:ascii="Montserrat" w:hAnsi="Montserrat" w:cs="Arial"/>
              <w:sz w:val="20"/>
              <w:szCs w:val="20"/>
            </w:rPr>
          </w:rPrChange>
        </w:rPr>
      </w:pPr>
    </w:p>
    <w:p w14:paraId="71424130" w14:textId="2858D44F" w:rsidR="0090016C" w:rsidRPr="00684B76" w:rsidDel="006C1656" w:rsidRDefault="0090016C" w:rsidP="00A13189">
      <w:pPr>
        <w:ind w:right="49"/>
        <w:jc w:val="both"/>
        <w:rPr>
          <w:del w:id="84" w:author="Angelica Rodriguez Ortega" w:date="2023-03-21T16:30:00Z"/>
          <w:rFonts w:ascii="Montserrat" w:hAnsi="Montserrat" w:cs="Arial"/>
          <w:rPrChange w:id="85" w:author="Angelica Rodriguez Ortega" w:date="2023-03-21T19:01:00Z">
            <w:rPr>
              <w:del w:id="86" w:author="Angelica Rodriguez Ortega" w:date="2023-03-21T16:30:00Z"/>
              <w:rFonts w:ascii="Montserrat" w:hAnsi="Montserrat" w:cs="Arial"/>
              <w:sz w:val="20"/>
              <w:szCs w:val="20"/>
            </w:rPr>
          </w:rPrChange>
        </w:rPr>
      </w:pPr>
      <w:del w:id="87" w:author="Angelica Rodriguez Ortega" w:date="2023-03-21T16:30:00Z">
        <w:r w:rsidRPr="00684B76" w:rsidDel="006C1656">
          <w:rPr>
            <w:rFonts w:ascii="Montserrat" w:hAnsi="Montserrat" w:cs="Arial"/>
            <w:rPrChange w:id="88" w:author="Angelica Rodriguez Ortega" w:date="2023-03-21T19:01:00Z">
              <w:rPr>
                <w:rFonts w:ascii="Montserrat" w:hAnsi="Montserrat" w:cs="Arial"/>
                <w:sz w:val="20"/>
                <w:szCs w:val="20"/>
              </w:rPr>
            </w:rPrChange>
          </w:rPr>
          <w:delText xml:space="preserve">Un común denominador en las diferentes unidades, es la resistencia </w:delText>
        </w:r>
        <w:r w:rsidR="00C65178" w:rsidRPr="00684B76" w:rsidDel="006C1656">
          <w:rPr>
            <w:rFonts w:ascii="Montserrat" w:hAnsi="Montserrat" w:cs="Arial"/>
            <w:rPrChange w:id="89" w:author="Angelica Rodriguez Ortega" w:date="2023-03-21T19:01:00Z">
              <w:rPr>
                <w:rFonts w:ascii="Montserrat" w:hAnsi="Montserrat" w:cs="Arial"/>
                <w:sz w:val="20"/>
                <w:szCs w:val="20"/>
              </w:rPr>
            </w:rPrChange>
          </w:rPr>
          <w:delText xml:space="preserve">o la inasistencia </w:delText>
        </w:r>
        <w:r w:rsidRPr="00684B76" w:rsidDel="006C1656">
          <w:rPr>
            <w:rFonts w:ascii="Montserrat" w:hAnsi="Montserrat" w:cs="Arial"/>
            <w:rPrChange w:id="90" w:author="Angelica Rodriguez Ortega" w:date="2023-03-21T19:01:00Z">
              <w:rPr>
                <w:rFonts w:ascii="Montserrat" w:hAnsi="Montserrat" w:cs="Arial"/>
                <w:sz w:val="20"/>
                <w:szCs w:val="20"/>
              </w:rPr>
            </w:rPrChange>
          </w:rPr>
          <w:delText xml:space="preserve">de los pacientes para acudir al primer nivel de atención de salud, lo que propicia el traslado y saturación de los hospitales de Segundo y Tercer Nivel </w:delText>
        </w:r>
        <w:r w:rsidRPr="00684B76" w:rsidDel="006C1656">
          <w:rPr>
            <w:rFonts w:ascii="Montserrat" w:hAnsi="Montserrat" w:cs="Arial"/>
            <w:bCs/>
            <w:rPrChange w:id="91" w:author="Angelica Rodriguez Ortega" w:date="2023-03-21T19:01:00Z">
              <w:rPr>
                <w:rFonts w:ascii="Montserrat" w:hAnsi="Montserrat" w:cs="Arial"/>
                <w:bCs/>
                <w:sz w:val="20"/>
                <w:szCs w:val="20"/>
              </w:rPr>
            </w:rPrChange>
          </w:rPr>
          <w:delText>tanto</w:delText>
        </w:r>
        <w:r w:rsidRPr="00684B76" w:rsidDel="006C1656">
          <w:rPr>
            <w:rFonts w:ascii="Montserrat" w:hAnsi="Montserrat" w:cs="Arial"/>
            <w:rPrChange w:id="92" w:author="Angelica Rodriguez Ortega" w:date="2023-03-21T19:01:00Z">
              <w:rPr>
                <w:rFonts w:ascii="Montserrat" w:hAnsi="Montserrat" w:cs="Arial"/>
                <w:sz w:val="20"/>
                <w:szCs w:val="20"/>
              </w:rPr>
            </w:rPrChange>
          </w:rPr>
          <w:delText xml:space="preserve"> en la consulta externa como en el servicio de urgencias</w:delText>
        </w:r>
        <w:r w:rsidR="00342C05" w:rsidRPr="00684B76" w:rsidDel="006C1656">
          <w:rPr>
            <w:rFonts w:ascii="Montserrat" w:hAnsi="Montserrat" w:cs="Arial"/>
            <w:rPrChange w:id="93" w:author="Angelica Rodriguez Ortega" w:date="2023-03-21T19:01:00Z">
              <w:rPr>
                <w:rFonts w:ascii="Montserrat" w:hAnsi="Montserrat" w:cs="Arial"/>
                <w:sz w:val="20"/>
                <w:szCs w:val="20"/>
              </w:rPr>
            </w:rPrChange>
          </w:rPr>
          <w:delText>.</w:delText>
        </w:r>
      </w:del>
    </w:p>
    <w:p w14:paraId="15CBB504" w14:textId="028CA14D" w:rsidR="0090016C" w:rsidRPr="00684B76" w:rsidDel="006C1656" w:rsidRDefault="00364A63" w:rsidP="0090016C">
      <w:pPr>
        <w:shd w:val="clear" w:color="auto" w:fill="FFFFFF"/>
        <w:ind w:right="49"/>
        <w:jc w:val="both"/>
        <w:rPr>
          <w:del w:id="94" w:author="Angelica Rodriguez Ortega" w:date="2023-03-21T16:30:00Z"/>
          <w:rFonts w:ascii="Montserrat" w:hAnsi="Montserrat" w:cs="Arial"/>
          <w:rPrChange w:id="95" w:author="Angelica Rodriguez Ortega" w:date="2023-03-21T19:01:00Z">
            <w:rPr>
              <w:del w:id="96" w:author="Angelica Rodriguez Ortega" w:date="2023-03-21T16:30:00Z"/>
              <w:rFonts w:ascii="Montserrat" w:hAnsi="Montserrat" w:cs="Arial"/>
              <w:sz w:val="20"/>
              <w:szCs w:val="20"/>
            </w:rPr>
          </w:rPrChange>
        </w:rPr>
      </w:pPr>
      <w:del w:id="97" w:author="Angelica Rodriguez Ortega" w:date="2023-03-21T16:30:00Z">
        <w:r w:rsidRPr="00684B76" w:rsidDel="006C1656">
          <w:rPr>
            <w:rFonts w:ascii="Montserrat" w:hAnsi="Montserrat" w:cs="Arial"/>
            <w:rPrChange w:id="98" w:author="Angelica Rodriguez Ortega" w:date="2023-03-21T19:01:00Z">
              <w:rPr>
                <w:rFonts w:ascii="Montserrat" w:hAnsi="Montserrat" w:cs="Arial"/>
                <w:sz w:val="20"/>
                <w:szCs w:val="20"/>
              </w:rPr>
            </w:rPrChange>
          </w:rPr>
          <w:delText>La atención médica en distinto nivel de atención al correspondiente, r</w:delText>
        </w:r>
        <w:r w:rsidR="0090016C" w:rsidRPr="00684B76" w:rsidDel="006C1656">
          <w:rPr>
            <w:rFonts w:ascii="Montserrat" w:hAnsi="Montserrat" w:cs="Arial"/>
            <w:rPrChange w:id="99" w:author="Angelica Rodriguez Ortega" w:date="2023-03-21T19:01:00Z">
              <w:rPr>
                <w:rFonts w:ascii="Montserrat" w:hAnsi="Montserrat" w:cs="Arial"/>
                <w:sz w:val="20"/>
                <w:szCs w:val="20"/>
              </w:rPr>
            </w:rPrChange>
          </w:rPr>
          <w:delText>esulta más costoso, que atenderlos en el nivel de atención que le corresponde, la problemática que se presenta se debe en su mayoría a la falta de comunicación médica. En ese sentido, lo que se pretende lograr con la implementación de medidas estratégicas urgentes, es que el Sistema de Referencia y Contrarreferencia (SIRECO) siga los lineamientos establecidos y sea uniforme para las unidades médicas de los tres niveles de atención y el Centro Médico Nacional 20 de Noviembre, para lograr que la atención médica se proporcione de forma inmediata, propiciando mayor eficiencia en los recursos materiales</w:delText>
        </w:r>
        <w:r w:rsidR="00CB637A" w:rsidRPr="00684B76" w:rsidDel="006C1656">
          <w:rPr>
            <w:rFonts w:ascii="Montserrat" w:hAnsi="Montserrat" w:cs="Arial"/>
            <w:rPrChange w:id="100" w:author="Angelica Rodriguez Ortega" w:date="2023-03-21T19:01:00Z">
              <w:rPr>
                <w:rFonts w:ascii="Montserrat" w:hAnsi="Montserrat" w:cs="Arial"/>
                <w:sz w:val="20"/>
                <w:szCs w:val="20"/>
              </w:rPr>
            </w:rPrChange>
          </w:rPr>
          <w:delText xml:space="preserve"> y</w:delText>
        </w:r>
        <w:r w:rsidR="0090016C" w:rsidRPr="00684B76" w:rsidDel="006C1656">
          <w:rPr>
            <w:rFonts w:ascii="Montserrat" w:hAnsi="Montserrat" w:cs="Arial"/>
            <w:rPrChange w:id="101" w:author="Angelica Rodriguez Ortega" w:date="2023-03-21T19:01:00Z">
              <w:rPr>
                <w:rFonts w:ascii="Montserrat" w:hAnsi="Montserrat" w:cs="Arial"/>
                <w:sz w:val="20"/>
                <w:szCs w:val="20"/>
              </w:rPr>
            </w:rPrChange>
          </w:rPr>
          <w:delText xml:space="preserve"> humano</w:delText>
        </w:r>
        <w:r w:rsidR="00342C05" w:rsidRPr="00684B76" w:rsidDel="006C1656">
          <w:rPr>
            <w:rFonts w:ascii="Montserrat" w:hAnsi="Montserrat" w:cs="Arial"/>
            <w:rPrChange w:id="102" w:author="Angelica Rodriguez Ortega" w:date="2023-03-21T19:01:00Z">
              <w:rPr>
                <w:rFonts w:ascii="Montserrat" w:hAnsi="Montserrat" w:cs="Arial"/>
                <w:sz w:val="20"/>
                <w:szCs w:val="20"/>
              </w:rPr>
            </w:rPrChange>
          </w:rPr>
          <w:delText>s</w:delText>
        </w:r>
        <w:r w:rsidR="00CB637A" w:rsidRPr="00684B76" w:rsidDel="006C1656">
          <w:rPr>
            <w:rFonts w:ascii="Montserrat" w:hAnsi="Montserrat" w:cs="Arial"/>
            <w:rPrChange w:id="103" w:author="Angelica Rodriguez Ortega" w:date="2023-03-21T19:01:00Z">
              <w:rPr>
                <w:rFonts w:ascii="Montserrat" w:hAnsi="Montserrat" w:cs="Arial"/>
                <w:sz w:val="20"/>
                <w:szCs w:val="20"/>
              </w:rPr>
            </w:rPrChange>
          </w:rPr>
          <w:delText xml:space="preserve"> de acuerdo a la especialización</w:delText>
        </w:r>
        <w:r w:rsidR="0090016C" w:rsidRPr="00684B76" w:rsidDel="006C1656">
          <w:rPr>
            <w:rFonts w:ascii="Montserrat" w:hAnsi="Montserrat" w:cs="Arial"/>
            <w:rPrChange w:id="104" w:author="Angelica Rodriguez Ortega" w:date="2023-03-21T19:01:00Z">
              <w:rPr>
                <w:rFonts w:ascii="Montserrat" w:hAnsi="Montserrat" w:cs="Arial"/>
                <w:sz w:val="20"/>
                <w:szCs w:val="20"/>
              </w:rPr>
            </w:rPrChange>
          </w:rPr>
          <w:delText xml:space="preserve">; logrando un enlace certero, comunicación oportuna y difusión de los servicios médicos, evitando inconformidad por parte del derechohabiente y logrando en gran medida la atención médica a un menor costo y de manera adecuada, mejorando la calidad y calidez de los servicios de atención, para garantizar la salud de la población desde la generación de un ambiente y prácticas saludables, la materialización de la atención primaria a la población que debe estar organizada para cubrir las necesidades de los pacientes en los diferentes sectores desde su zona de residencia, y evitar los traslados innecesarios, con un accionar más específico y económico dentro de  la planificación y organización de la unidad, lo cual es favorecido con la Telemedicina. </w:delText>
        </w:r>
      </w:del>
    </w:p>
    <w:p w14:paraId="42EC278E" w14:textId="6814B31A" w:rsidR="0090016C" w:rsidRPr="00684B76" w:rsidDel="006C1656" w:rsidRDefault="0090016C" w:rsidP="0090016C">
      <w:pPr>
        <w:shd w:val="clear" w:color="auto" w:fill="FFFFFF"/>
        <w:ind w:right="49"/>
        <w:jc w:val="both"/>
        <w:rPr>
          <w:del w:id="105" w:author="Angelica Rodriguez Ortega" w:date="2023-03-21T16:30:00Z"/>
          <w:rFonts w:ascii="Montserrat" w:hAnsi="Montserrat" w:cs="Arial"/>
          <w:rPrChange w:id="106" w:author="Angelica Rodriguez Ortega" w:date="2023-03-21T19:01:00Z">
            <w:rPr>
              <w:del w:id="107" w:author="Angelica Rodriguez Ortega" w:date="2023-03-21T16:30:00Z"/>
              <w:rFonts w:ascii="Montserrat" w:hAnsi="Montserrat" w:cs="Arial"/>
              <w:sz w:val="20"/>
              <w:szCs w:val="20"/>
            </w:rPr>
          </w:rPrChange>
        </w:rPr>
      </w:pPr>
    </w:p>
    <w:p w14:paraId="78B648E6" w14:textId="77777777" w:rsidR="0090016C" w:rsidRPr="00684B76" w:rsidRDefault="0090016C" w:rsidP="0090016C">
      <w:pPr>
        <w:ind w:right="49"/>
        <w:jc w:val="both"/>
        <w:rPr>
          <w:ins w:id="108" w:author="Angelica Rodriguez Ortega" w:date="2023-03-21T16:33:00Z"/>
          <w:rFonts w:ascii="Montserrat" w:hAnsi="Montserrat" w:cs="Arial"/>
          <w:rPrChange w:id="109" w:author="Angelica Rodriguez Ortega" w:date="2023-03-21T19:01:00Z">
            <w:rPr>
              <w:ins w:id="110" w:author="Angelica Rodriguez Ortega" w:date="2023-03-21T16:33:00Z"/>
              <w:rFonts w:ascii="Montserrat" w:hAnsi="Montserrat" w:cs="Arial"/>
              <w:sz w:val="20"/>
              <w:szCs w:val="20"/>
            </w:rPr>
          </w:rPrChange>
        </w:rPr>
      </w:pPr>
      <w:r w:rsidRPr="00684B76">
        <w:rPr>
          <w:rFonts w:ascii="Montserrat" w:hAnsi="Montserrat" w:cs="Arial"/>
          <w:rPrChange w:id="111" w:author="Angelica Rodriguez Ortega" w:date="2023-03-21T19:01:00Z">
            <w:rPr>
              <w:rFonts w:ascii="Montserrat" w:hAnsi="Montserrat" w:cs="Arial"/>
              <w:sz w:val="20"/>
              <w:szCs w:val="20"/>
            </w:rPr>
          </w:rPrChange>
        </w:rPr>
        <w:t xml:space="preserve">Con las presentes Políticas se pretende prevenir: </w:t>
      </w:r>
    </w:p>
    <w:p w14:paraId="5A641911" w14:textId="77777777" w:rsidR="006C1656" w:rsidRPr="00684B76" w:rsidRDefault="006C1656" w:rsidP="0090016C">
      <w:pPr>
        <w:ind w:right="49"/>
        <w:jc w:val="both"/>
        <w:rPr>
          <w:ins w:id="112" w:author="Angelica Rodriguez Ortega" w:date="2023-03-21T16:32:00Z"/>
          <w:rFonts w:ascii="Montserrat" w:hAnsi="Montserrat" w:cs="Arial"/>
          <w:rPrChange w:id="113" w:author="Angelica Rodriguez Ortega" w:date="2023-03-21T19:01:00Z">
            <w:rPr>
              <w:ins w:id="114" w:author="Angelica Rodriguez Ortega" w:date="2023-03-21T16:32:00Z"/>
              <w:rFonts w:ascii="Montserrat" w:hAnsi="Montserrat" w:cs="Arial"/>
              <w:sz w:val="20"/>
              <w:szCs w:val="20"/>
            </w:rPr>
          </w:rPrChange>
        </w:rPr>
      </w:pPr>
    </w:p>
    <w:p w14:paraId="3F14BA00" w14:textId="77777777" w:rsidR="006C1656" w:rsidRPr="00684B76" w:rsidRDefault="006C1656" w:rsidP="006C1656">
      <w:pPr>
        <w:ind w:left="284" w:hanging="284"/>
        <w:jc w:val="both"/>
        <w:rPr>
          <w:ins w:id="115" w:author="Angelica Rodriguez Ortega" w:date="2023-03-21T16:33:00Z"/>
          <w:rFonts w:ascii="Montserrat" w:hAnsi="Montserrat"/>
          <w:lang w:eastAsia="es-MX"/>
        </w:rPr>
      </w:pPr>
      <w:ins w:id="116" w:author="Angelica Rodriguez Ortega" w:date="2023-03-21T16:33:00Z">
        <w:r w:rsidRPr="00684B76">
          <w:rPr>
            <w:rFonts w:ascii="Montserrat" w:hAnsi="Montserrat"/>
            <w:lang w:eastAsia="es-MX"/>
          </w:rPr>
          <w:lastRenderedPageBreak/>
          <w:t>•</w:t>
        </w:r>
        <w:r w:rsidRPr="00684B76">
          <w:rPr>
            <w:rFonts w:ascii="Montserrat" w:hAnsi="Montserrat"/>
            <w:lang w:eastAsia="es-MX"/>
          </w:rPr>
          <w:tab/>
          <w:t>Retraso en la atención médica</w:t>
        </w:r>
      </w:ins>
    </w:p>
    <w:p w14:paraId="19305CE5" w14:textId="77777777" w:rsidR="006C1656" w:rsidRPr="00684B76" w:rsidRDefault="006C1656" w:rsidP="006C1656">
      <w:pPr>
        <w:ind w:left="284" w:hanging="284"/>
        <w:jc w:val="both"/>
        <w:rPr>
          <w:ins w:id="117" w:author="Angelica Rodriguez Ortega" w:date="2023-03-21T16:33:00Z"/>
          <w:rFonts w:ascii="Montserrat" w:hAnsi="Montserrat"/>
          <w:lang w:eastAsia="es-MX"/>
        </w:rPr>
      </w:pPr>
      <w:ins w:id="118" w:author="Angelica Rodriguez Ortega" w:date="2023-03-21T16:33:00Z">
        <w:r w:rsidRPr="00684B76">
          <w:rPr>
            <w:rFonts w:ascii="Montserrat" w:hAnsi="Montserrat"/>
            <w:lang w:eastAsia="es-MX"/>
          </w:rPr>
          <w:t>•</w:t>
        </w:r>
        <w:r w:rsidRPr="00684B76">
          <w:rPr>
            <w:rFonts w:ascii="Montserrat" w:hAnsi="Montserrat"/>
            <w:lang w:eastAsia="es-MX"/>
          </w:rPr>
          <w:tab/>
          <w:t>Duplicidad de recursos y esfuerzos</w:t>
        </w:r>
      </w:ins>
    </w:p>
    <w:p w14:paraId="6F68728A" w14:textId="77777777" w:rsidR="006C1656" w:rsidRPr="00684B76" w:rsidRDefault="006C1656" w:rsidP="006C1656">
      <w:pPr>
        <w:ind w:left="284" w:hanging="284"/>
        <w:jc w:val="both"/>
        <w:rPr>
          <w:ins w:id="119" w:author="Angelica Rodriguez Ortega" w:date="2023-03-21T16:33:00Z"/>
          <w:rFonts w:ascii="Montserrat" w:hAnsi="Montserrat"/>
          <w:lang w:eastAsia="es-MX"/>
        </w:rPr>
      </w:pPr>
      <w:ins w:id="120" w:author="Angelica Rodriguez Ortega" w:date="2023-03-21T16:33:00Z">
        <w:r w:rsidRPr="00684B76">
          <w:rPr>
            <w:rFonts w:ascii="Montserrat" w:hAnsi="Montserrat"/>
            <w:lang w:eastAsia="es-MX"/>
          </w:rPr>
          <w:t>•</w:t>
        </w:r>
        <w:r w:rsidRPr="00684B76">
          <w:rPr>
            <w:rFonts w:ascii="Montserrat" w:hAnsi="Montserrat"/>
            <w:lang w:eastAsia="es-MX"/>
          </w:rPr>
          <w:tab/>
          <w:t>Elevación de costos</w:t>
        </w:r>
      </w:ins>
    </w:p>
    <w:p w14:paraId="14FEFE90" w14:textId="77777777" w:rsidR="006C1656" w:rsidRPr="00684B76" w:rsidRDefault="006C1656" w:rsidP="006C1656">
      <w:pPr>
        <w:ind w:left="284" w:hanging="284"/>
        <w:jc w:val="both"/>
        <w:rPr>
          <w:ins w:id="121" w:author="Angelica Rodriguez Ortega" w:date="2023-03-21T16:33:00Z"/>
          <w:rFonts w:ascii="Montserrat" w:hAnsi="Montserrat"/>
          <w:lang w:eastAsia="es-MX"/>
        </w:rPr>
      </w:pPr>
      <w:ins w:id="122" w:author="Angelica Rodriguez Ortega" w:date="2023-03-21T16:33:00Z">
        <w:r w:rsidRPr="00684B76">
          <w:rPr>
            <w:rFonts w:ascii="Montserrat" w:hAnsi="Montserrat"/>
            <w:lang w:eastAsia="es-MX"/>
          </w:rPr>
          <w:t>•</w:t>
        </w:r>
        <w:r w:rsidRPr="00684B76">
          <w:rPr>
            <w:rFonts w:ascii="Montserrat" w:hAnsi="Montserrat"/>
            <w:lang w:eastAsia="es-MX"/>
          </w:rPr>
          <w:tab/>
          <w:t>Interrupción de tratamientos y desplazamiento innecesario de pacientes; traduciéndose en insatisfacción de los usuarios, tanto externos (pacientes) como internos (personal de salud que utiliza el sistema)</w:t>
        </w:r>
      </w:ins>
    </w:p>
    <w:p w14:paraId="1578997B" w14:textId="77777777" w:rsidR="006C1656" w:rsidRPr="00684B76" w:rsidRDefault="006C1656" w:rsidP="006C1656">
      <w:pPr>
        <w:ind w:left="284" w:hanging="284"/>
        <w:jc w:val="both"/>
        <w:rPr>
          <w:ins w:id="123" w:author="Angelica Rodriguez Ortega" w:date="2023-03-21T16:33:00Z"/>
          <w:rFonts w:ascii="Montserrat" w:hAnsi="Montserrat"/>
          <w:lang w:eastAsia="es-MX"/>
        </w:rPr>
      </w:pPr>
      <w:ins w:id="124" w:author="Angelica Rodriguez Ortega" w:date="2023-03-21T16:33:00Z">
        <w:r w:rsidRPr="00684B76">
          <w:rPr>
            <w:rFonts w:ascii="Montserrat" w:hAnsi="Montserrat"/>
            <w:lang w:eastAsia="es-MX"/>
          </w:rPr>
          <w:t>•</w:t>
        </w:r>
        <w:r w:rsidRPr="00684B76">
          <w:rPr>
            <w:rFonts w:ascii="Montserrat" w:hAnsi="Montserrat"/>
            <w:lang w:eastAsia="es-MX"/>
          </w:rPr>
          <w:tab/>
          <w:t>Desconocimiento del SIRECO</w:t>
        </w:r>
      </w:ins>
    </w:p>
    <w:p w14:paraId="4EA4BBE1" w14:textId="77777777" w:rsidR="006C1656" w:rsidRPr="00684B76" w:rsidRDefault="006C1656" w:rsidP="006C1656">
      <w:pPr>
        <w:ind w:left="284" w:hanging="284"/>
        <w:jc w:val="both"/>
        <w:rPr>
          <w:ins w:id="125" w:author="Angelica Rodriguez Ortega" w:date="2023-03-21T16:33:00Z"/>
          <w:rFonts w:ascii="Montserrat" w:hAnsi="Montserrat"/>
          <w:lang w:eastAsia="es-MX"/>
        </w:rPr>
      </w:pPr>
      <w:ins w:id="126" w:author="Angelica Rodriguez Ortega" w:date="2023-03-21T16:33:00Z">
        <w:r w:rsidRPr="00684B76">
          <w:rPr>
            <w:rFonts w:ascii="Montserrat" w:hAnsi="Montserrat"/>
            <w:lang w:eastAsia="es-MX"/>
          </w:rPr>
          <w:t>•</w:t>
        </w:r>
        <w:r w:rsidRPr="00684B76">
          <w:rPr>
            <w:rFonts w:ascii="Montserrat" w:hAnsi="Montserrat"/>
            <w:lang w:eastAsia="es-MX"/>
          </w:rPr>
          <w:tab/>
          <w:t>Comunicación no asertiva</w:t>
        </w:r>
      </w:ins>
    </w:p>
    <w:p w14:paraId="20C8896C" w14:textId="77777777" w:rsidR="006C1656" w:rsidRPr="00684B76" w:rsidRDefault="006C1656" w:rsidP="006C1656">
      <w:pPr>
        <w:ind w:left="284" w:hanging="284"/>
        <w:jc w:val="both"/>
        <w:rPr>
          <w:ins w:id="127" w:author="Angelica Rodriguez Ortega" w:date="2023-03-21T16:33:00Z"/>
          <w:rFonts w:ascii="Montserrat" w:hAnsi="Montserrat"/>
          <w:lang w:eastAsia="es-MX"/>
        </w:rPr>
      </w:pPr>
      <w:ins w:id="128" w:author="Angelica Rodriguez Ortega" w:date="2023-03-21T16:33:00Z">
        <w:r w:rsidRPr="00684B76">
          <w:rPr>
            <w:rFonts w:ascii="Montserrat" w:hAnsi="Montserrat"/>
            <w:lang w:eastAsia="es-MX"/>
          </w:rPr>
          <w:t>•</w:t>
        </w:r>
        <w:r w:rsidRPr="00684B76">
          <w:rPr>
            <w:rFonts w:ascii="Montserrat" w:hAnsi="Montserrat"/>
            <w:lang w:eastAsia="es-MX"/>
          </w:rPr>
          <w:tab/>
          <w:t>Referencia indiscriminada</w:t>
        </w:r>
      </w:ins>
    </w:p>
    <w:p w14:paraId="484CB02D" w14:textId="77777777" w:rsidR="006C1656" w:rsidRPr="00684B76" w:rsidRDefault="006C1656" w:rsidP="006C1656">
      <w:pPr>
        <w:ind w:left="284" w:hanging="284"/>
        <w:jc w:val="both"/>
        <w:rPr>
          <w:ins w:id="129" w:author="Angelica Rodriguez Ortega" w:date="2023-03-21T16:33:00Z"/>
          <w:rFonts w:ascii="Montserrat" w:hAnsi="Montserrat"/>
          <w:lang w:eastAsia="es-MX"/>
        </w:rPr>
      </w:pPr>
      <w:ins w:id="130" w:author="Angelica Rodriguez Ortega" w:date="2023-03-21T16:33:00Z">
        <w:r w:rsidRPr="00684B76">
          <w:rPr>
            <w:rFonts w:ascii="Montserrat" w:hAnsi="Montserrat"/>
            <w:lang w:eastAsia="es-MX"/>
          </w:rPr>
          <w:t>•</w:t>
        </w:r>
        <w:r w:rsidRPr="00684B76">
          <w:rPr>
            <w:rFonts w:ascii="Montserrat" w:hAnsi="Montserrat"/>
            <w:lang w:eastAsia="es-MX"/>
          </w:rPr>
          <w:tab/>
          <w:t>Falta de coordinación y retroalimentación en el propio sistema</w:t>
        </w:r>
      </w:ins>
    </w:p>
    <w:p w14:paraId="410F942D" w14:textId="77777777" w:rsidR="006C1656" w:rsidRPr="00684B76" w:rsidRDefault="006C1656" w:rsidP="006C1656">
      <w:pPr>
        <w:ind w:left="284" w:hanging="284"/>
        <w:jc w:val="both"/>
        <w:rPr>
          <w:ins w:id="131" w:author="Angelica Rodriguez Ortega" w:date="2023-03-21T16:33:00Z"/>
          <w:rFonts w:ascii="Montserrat" w:hAnsi="Montserrat"/>
          <w:lang w:eastAsia="es-MX"/>
        </w:rPr>
      </w:pPr>
      <w:ins w:id="132" w:author="Angelica Rodriguez Ortega" w:date="2023-03-21T16:33:00Z">
        <w:r w:rsidRPr="00684B76">
          <w:rPr>
            <w:rFonts w:ascii="Montserrat" w:hAnsi="Montserrat"/>
            <w:lang w:eastAsia="es-MX"/>
          </w:rPr>
          <w:t>•</w:t>
        </w:r>
        <w:r w:rsidRPr="00684B76">
          <w:rPr>
            <w:rFonts w:ascii="Montserrat" w:hAnsi="Montserrat"/>
            <w:lang w:eastAsia="es-MX"/>
          </w:rPr>
          <w:tab/>
          <w:t>Falta de difusión de procesos</w:t>
        </w:r>
      </w:ins>
    </w:p>
    <w:p w14:paraId="239F5DEF" w14:textId="72A67AD5" w:rsidR="006C1656" w:rsidRPr="00684B76" w:rsidDel="006C1656" w:rsidRDefault="006C1656">
      <w:pPr>
        <w:pStyle w:val="Prrafodelista"/>
        <w:numPr>
          <w:ilvl w:val="0"/>
          <w:numId w:val="17"/>
        </w:numPr>
        <w:ind w:right="49"/>
        <w:jc w:val="both"/>
        <w:rPr>
          <w:del w:id="133" w:author="Angelica Rodriguez Ortega" w:date="2023-03-21T16:32:00Z"/>
          <w:rFonts w:ascii="Montserrat" w:hAnsi="Montserrat" w:cs="Arial"/>
          <w:rPrChange w:id="134" w:author="Angelica Rodriguez Ortega" w:date="2023-03-21T19:01:00Z">
            <w:rPr>
              <w:del w:id="135" w:author="Angelica Rodriguez Ortega" w:date="2023-03-21T16:32:00Z"/>
              <w:rFonts w:cs="Arial"/>
              <w:sz w:val="20"/>
              <w:szCs w:val="20"/>
            </w:rPr>
          </w:rPrChange>
        </w:rPr>
        <w:pPrChange w:id="136" w:author="Angelica Rodriguez Ortega" w:date="2023-03-21T16:32:00Z">
          <w:pPr>
            <w:ind w:right="49"/>
            <w:jc w:val="both"/>
          </w:pPr>
        </w:pPrChange>
      </w:pPr>
    </w:p>
    <w:p w14:paraId="0417A95A" w14:textId="014A1A7A" w:rsidR="0090016C" w:rsidRPr="00684B76" w:rsidDel="006C1656" w:rsidRDefault="0090016C" w:rsidP="0090016C">
      <w:pPr>
        <w:ind w:left="426" w:right="49"/>
        <w:jc w:val="both"/>
        <w:rPr>
          <w:del w:id="137" w:author="Angelica Rodriguez Ortega" w:date="2023-03-21T16:33:00Z"/>
          <w:rFonts w:ascii="Montserrat" w:hAnsi="Montserrat" w:cs="Arial"/>
          <w:rPrChange w:id="138" w:author="Angelica Rodriguez Ortega" w:date="2023-03-21T19:01:00Z">
            <w:rPr>
              <w:del w:id="139" w:author="Angelica Rodriguez Ortega" w:date="2023-03-21T16:33:00Z"/>
              <w:rFonts w:ascii="Montserrat" w:hAnsi="Montserrat" w:cs="Arial"/>
              <w:sz w:val="20"/>
              <w:szCs w:val="20"/>
            </w:rPr>
          </w:rPrChange>
        </w:rPr>
      </w:pPr>
    </w:p>
    <w:p w14:paraId="1AC896AC" w14:textId="7D61A618" w:rsidR="0090016C" w:rsidRPr="00684B76" w:rsidDel="006C1656" w:rsidRDefault="00395DD3" w:rsidP="006338C6">
      <w:pPr>
        <w:pStyle w:val="Prrafodelista"/>
        <w:widowControl/>
        <w:numPr>
          <w:ilvl w:val="0"/>
          <w:numId w:val="9"/>
        </w:numPr>
        <w:autoSpaceDE/>
        <w:autoSpaceDN/>
        <w:ind w:left="1134" w:right="49"/>
        <w:contextualSpacing/>
        <w:jc w:val="both"/>
        <w:rPr>
          <w:del w:id="140" w:author="Angelica Rodriguez Ortega" w:date="2023-03-21T16:32:00Z"/>
          <w:rFonts w:ascii="Montserrat" w:hAnsi="Montserrat" w:cs="Arial"/>
          <w:rPrChange w:id="141" w:author="Angelica Rodriguez Ortega" w:date="2023-03-21T19:01:00Z">
            <w:rPr>
              <w:del w:id="142" w:author="Angelica Rodriguez Ortega" w:date="2023-03-21T16:32:00Z"/>
              <w:rFonts w:ascii="Montserrat" w:hAnsi="Montserrat" w:cs="Arial"/>
              <w:sz w:val="20"/>
              <w:szCs w:val="20"/>
            </w:rPr>
          </w:rPrChange>
        </w:rPr>
      </w:pPr>
      <w:del w:id="143" w:author="Angelica Rodriguez Ortega" w:date="2023-03-21T16:32:00Z">
        <w:r w:rsidRPr="00684B76" w:rsidDel="006C1656">
          <w:rPr>
            <w:rFonts w:ascii="Montserrat" w:hAnsi="Montserrat" w:cs="Arial"/>
            <w:rPrChange w:id="144" w:author="Angelica Rodriguez Ortega" w:date="2023-03-21T19:01:00Z">
              <w:rPr>
                <w:rFonts w:ascii="Montserrat" w:hAnsi="Montserrat" w:cs="Arial"/>
                <w:sz w:val="20"/>
                <w:szCs w:val="20"/>
              </w:rPr>
            </w:rPrChange>
          </w:rPr>
          <w:delText>Retraso</w:delText>
        </w:r>
        <w:r w:rsidR="0090016C" w:rsidRPr="00684B76" w:rsidDel="006C1656">
          <w:rPr>
            <w:rFonts w:ascii="Montserrat" w:hAnsi="Montserrat" w:cs="Arial"/>
            <w:rPrChange w:id="145" w:author="Angelica Rodriguez Ortega" w:date="2023-03-21T19:01:00Z">
              <w:rPr>
                <w:rFonts w:ascii="Montserrat" w:hAnsi="Montserrat" w:cs="Arial"/>
                <w:sz w:val="20"/>
                <w:szCs w:val="20"/>
              </w:rPr>
            </w:rPrChange>
          </w:rPr>
          <w:delText xml:space="preserve"> en la atención médica</w:delText>
        </w:r>
      </w:del>
    </w:p>
    <w:p w14:paraId="1C490812" w14:textId="47155F1B" w:rsidR="0090016C" w:rsidRPr="00684B76" w:rsidDel="006C1656" w:rsidRDefault="0090016C" w:rsidP="006338C6">
      <w:pPr>
        <w:pStyle w:val="Prrafodelista"/>
        <w:widowControl/>
        <w:numPr>
          <w:ilvl w:val="0"/>
          <w:numId w:val="9"/>
        </w:numPr>
        <w:autoSpaceDE/>
        <w:autoSpaceDN/>
        <w:ind w:left="1134" w:right="49"/>
        <w:contextualSpacing/>
        <w:jc w:val="both"/>
        <w:rPr>
          <w:del w:id="146" w:author="Angelica Rodriguez Ortega" w:date="2023-03-21T16:32:00Z"/>
          <w:rFonts w:ascii="Montserrat" w:hAnsi="Montserrat" w:cs="Arial"/>
          <w:rPrChange w:id="147" w:author="Angelica Rodriguez Ortega" w:date="2023-03-21T19:01:00Z">
            <w:rPr>
              <w:del w:id="148" w:author="Angelica Rodriguez Ortega" w:date="2023-03-21T16:32:00Z"/>
              <w:rFonts w:ascii="Montserrat" w:hAnsi="Montserrat" w:cs="Arial"/>
              <w:sz w:val="20"/>
              <w:szCs w:val="20"/>
            </w:rPr>
          </w:rPrChange>
        </w:rPr>
      </w:pPr>
      <w:del w:id="149" w:author="Angelica Rodriguez Ortega" w:date="2023-03-21T16:32:00Z">
        <w:r w:rsidRPr="00684B76" w:rsidDel="006C1656">
          <w:rPr>
            <w:rFonts w:ascii="Montserrat" w:hAnsi="Montserrat" w:cs="Arial"/>
            <w:rPrChange w:id="150" w:author="Angelica Rodriguez Ortega" w:date="2023-03-21T19:01:00Z">
              <w:rPr>
                <w:rFonts w:ascii="Montserrat" w:hAnsi="Montserrat" w:cs="Arial"/>
                <w:sz w:val="20"/>
                <w:szCs w:val="20"/>
              </w:rPr>
            </w:rPrChange>
          </w:rPr>
          <w:delText>Duplicidad de esfuerzos</w:delText>
        </w:r>
      </w:del>
    </w:p>
    <w:p w14:paraId="5836C822" w14:textId="6AC41361" w:rsidR="006C1656" w:rsidRPr="00684B76" w:rsidDel="006C1656" w:rsidRDefault="0090016C" w:rsidP="006338C6">
      <w:pPr>
        <w:pStyle w:val="Prrafodelista"/>
        <w:widowControl/>
        <w:numPr>
          <w:ilvl w:val="0"/>
          <w:numId w:val="9"/>
        </w:numPr>
        <w:autoSpaceDE/>
        <w:autoSpaceDN/>
        <w:ind w:left="1134" w:right="49"/>
        <w:contextualSpacing/>
        <w:jc w:val="both"/>
        <w:rPr>
          <w:del w:id="151" w:author="Angelica Rodriguez Ortega" w:date="2023-03-21T16:31:00Z"/>
          <w:rFonts w:ascii="Montserrat" w:hAnsi="Montserrat" w:cs="Arial"/>
          <w:rPrChange w:id="152" w:author="Angelica Rodriguez Ortega" w:date="2023-03-21T19:01:00Z">
            <w:rPr>
              <w:del w:id="153" w:author="Angelica Rodriguez Ortega" w:date="2023-03-21T16:31:00Z"/>
              <w:rFonts w:ascii="Montserrat" w:hAnsi="Montserrat" w:cs="Arial"/>
              <w:sz w:val="20"/>
              <w:szCs w:val="20"/>
            </w:rPr>
          </w:rPrChange>
        </w:rPr>
      </w:pPr>
      <w:del w:id="154" w:author="Angelica Rodriguez Ortega" w:date="2023-03-21T16:32:00Z">
        <w:r w:rsidRPr="00684B76" w:rsidDel="006C1656">
          <w:rPr>
            <w:rFonts w:ascii="Montserrat" w:hAnsi="Montserrat" w:cs="Arial"/>
            <w:rPrChange w:id="155" w:author="Angelica Rodriguez Ortega" w:date="2023-03-21T19:01:00Z">
              <w:rPr>
                <w:rFonts w:ascii="Montserrat" w:hAnsi="Montserrat" w:cs="Arial"/>
                <w:sz w:val="20"/>
                <w:szCs w:val="20"/>
              </w:rPr>
            </w:rPrChange>
          </w:rPr>
          <w:delText>Elevación de costos</w:delText>
        </w:r>
      </w:del>
    </w:p>
    <w:p w14:paraId="55DCC984" w14:textId="02ED1066" w:rsidR="004759E8" w:rsidRPr="00684B76" w:rsidDel="006C1656" w:rsidRDefault="0090016C" w:rsidP="006338C6">
      <w:pPr>
        <w:pStyle w:val="Prrafodelista"/>
        <w:widowControl/>
        <w:numPr>
          <w:ilvl w:val="0"/>
          <w:numId w:val="9"/>
        </w:numPr>
        <w:autoSpaceDE/>
        <w:autoSpaceDN/>
        <w:ind w:left="1134" w:right="49"/>
        <w:contextualSpacing/>
        <w:jc w:val="both"/>
        <w:rPr>
          <w:del w:id="156" w:author="Angelica Rodriguez Ortega" w:date="2023-03-21T16:31:00Z"/>
          <w:rFonts w:ascii="Montserrat" w:hAnsi="Montserrat" w:cs="Arial"/>
          <w:rPrChange w:id="157" w:author="Angelica Rodriguez Ortega" w:date="2023-03-21T19:01:00Z">
            <w:rPr>
              <w:del w:id="158" w:author="Angelica Rodriguez Ortega" w:date="2023-03-21T16:31:00Z"/>
              <w:rFonts w:ascii="Montserrat" w:hAnsi="Montserrat" w:cs="Arial"/>
              <w:sz w:val="20"/>
              <w:szCs w:val="20"/>
            </w:rPr>
          </w:rPrChange>
        </w:rPr>
      </w:pPr>
      <w:del w:id="159" w:author="Angelica Rodriguez Ortega" w:date="2023-03-21T16:32:00Z">
        <w:r w:rsidRPr="00684B76" w:rsidDel="006C1656">
          <w:rPr>
            <w:rFonts w:ascii="Montserrat" w:hAnsi="Montserrat" w:cs="Arial"/>
            <w:rPrChange w:id="160" w:author="Angelica Rodriguez Ortega" w:date="2023-03-21T19:01:00Z">
              <w:rPr>
                <w:rFonts w:ascii="Montserrat" w:hAnsi="Montserrat" w:cs="Arial"/>
                <w:sz w:val="20"/>
                <w:szCs w:val="20"/>
              </w:rPr>
            </w:rPrChange>
          </w:rPr>
          <w:delText>Interrupción de tratamientos</w:delText>
        </w:r>
      </w:del>
    </w:p>
    <w:p w14:paraId="122B9F01" w14:textId="3BACBDE4" w:rsidR="0090016C" w:rsidRPr="00684B76" w:rsidDel="006C1656" w:rsidRDefault="004759E8" w:rsidP="006338C6">
      <w:pPr>
        <w:pStyle w:val="Prrafodelista"/>
        <w:widowControl/>
        <w:numPr>
          <w:ilvl w:val="0"/>
          <w:numId w:val="9"/>
        </w:numPr>
        <w:autoSpaceDE/>
        <w:autoSpaceDN/>
        <w:ind w:left="1134" w:right="49"/>
        <w:contextualSpacing/>
        <w:jc w:val="both"/>
        <w:rPr>
          <w:del w:id="161" w:author="Angelica Rodriguez Ortega" w:date="2023-03-21T16:32:00Z"/>
          <w:rFonts w:ascii="Montserrat" w:hAnsi="Montserrat" w:cs="Arial"/>
          <w:rPrChange w:id="162" w:author="Angelica Rodriguez Ortega" w:date="2023-03-21T19:01:00Z">
            <w:rPr>
              <w:del w:id="163" w:author="Angelica Rodriguez Ortega" w:date="2023-03-21T16:32:00Z"/>
              <w:rFonts w:ascii="Montserrat" w:hAnsi="Montserrat" w:cs="Arial"/>
              <w:sz w:val="20"/>
              <w:szCs w:val="20"/>
            </w:rPr>
          </w:rPrChange>
        </w:rPr>
      </w:pPr>
      <w:del w:id="164" w:author="Angelica Rodriguez Ortega" w:date="2023-03-21T16:32:00Z">
        <w:r w:rsidRPr="00684B76" w:rsidDel="006C1656">
          <w:rPr>
            <w:rFonts w:ascii="Montserrat" w:hAnsi="Montserrat" w:cs="Arial"/>
            <w:rPrChange w:id="165" w:author="Angelica Rodriguez Ortega" w:date="2023-03-21T19:01:00Z">
              <w:rPr>
                <w:rFonts w:ascii="Montserrat" w:hAnsi="Montserrat" w:cs="Arial"/>
                <w:sz w:val="20"/>
                <w:szCs w:val="20"/>
              </w:rPr>
            </w:rPrChange>
          </w:rPr>
          <w:delText>D</w:delText>
        </w:r>
        <w:r w:rsidR="0090016C" w:rsidRPr="00684B76" w:rsidDel="006C1656">
          <w:rPr>
            <w:rFonts w:ascii="Montserrat" w:hAnsi="Montserrat" w:cs="Arial"/>
            <w:rPrChange w:id="166" w:author="Angelica Rodriguez Ortega" w:date="2023-03-21T19:01:00Z">
              <w:rPr>
                <w:rFonts w:ascii="Montserrat" w:hAnsi="Montserrat" w:cs="Arial"/>
                <w:sz w:val="20"/>
                <w:szCs w:val="20"/>
              </w:rPr>
            </w:rPrChange>
          </w:rPr>
          <w:delText>esplazamiento innecesario de pacientes</w:delText>
        </w:r>
      </w:del>
    </w:p>
    <w:p w14:paraId="2E7F98DF" w14:textId="59A35A50" w:rsidR="0090016C" w:rsidRPr="00684B76" w:rsidDel="006C1656" w:rsidRDefault="0090016C" w:rsidP="006338C6">
      <w:pPr>
        <w:pStyle w:val="Prrafodelista"/>
        <w:widowControl/>
        <w:numPr>
          <w:ilvl w:val="0"/>
          <w:numId w:val="9"/>
        </w:numPr>
        <w:autoSpaceDE/>
        <w:autoSpaceDN/>
        <w:ind w:left="1134" w:right="49"/>
        <w:contextualSpacing/>
        <w:jc w:val="both"/>
        <w:rPr>
          <w:del w:id="167" w:author="Angelica Rodriguez Ortega" w:date="2023-03-21T16:32:00Z"/>
          <w:rFonts w:ascii="Montserrat" w:hAnsi="Montserrat" w:cs="Arial"/>
          <w:rPrChange w:id="168" w:author="Angelica Rodriguez Ortega" w:date="2023-03-21T19:01:00Z">
            <w:rPr>
              <w:del w:id="169" w:author="Angelica Rodriguez Ortega" w:date="2023-03-21T16:32:00Z"/>
              <w:rFonts w:ascii="Montserrat" w:hAnsi="Montserrat" w:cs="Arial"/>
              <w:sz w:val="20"/>
              <w:szCs w:val="20"/>
            </w:rPr>
          </w:rPrChange>
        </w:rPr>
      </w:pPr>
      <w:del w:id="170" w:author="Angelica Rodriguez Ortega" w:date="2023-03-21T16:32:00Z">
        <w:r w:rsidRPr="00684B76" w:rsidDel="006C1656">
          <w:rPr>
            <w:rFonts w:ascii="Montserrat" w:hAnsi="Montserrat" w:cs="Arial"/>
            <w:rPrChange w:id="171" w:author="Angelica Rodriguez Ortega" w:date="2023-03-21T19:01:00Z">
              <w:rPr>
                <w:rFonts w:ascii="Montserrat" w:hAnsi="Montserrat" w:cs="Arial"/>
                <w:sz w:val="20"/>
                <w:szCs w:val="20"/>
              </w:rPr>
            </w:rPrChange>
          </w:rPr>
          <w:delText>Comunicación no asertiva</w:delText>
        </w:r>
      </w:del>
    </w:p>
    <w:p w14:paraId="70185CA1" w14:textId="43005F59" w:rsidR="0090016C" w:rsidRPr="00684B76" w:rsidDel="006C1656" w:rsidRDefault="0090016C" w:rsidP="006338C6">
      <w:pPr>
        <w:pStyle w:val="Prrafodelista"/>
        <w:widowControl/>
        <w:numPr>
          <w:ilvl w:val="0"/>
          <w:numId w:val="9"/>
        </w:numPr>
        <w:autoSpaceDE/>
        <w:autoSpaceDN/>
        <w:ind w:left="1134" w:right="49"/>
        <w:contextualSpacing/>
        <w:jc w:val="both"/>
        <w:rPr>
          <w:del w:id="172" w:author="Angelica Rodriguez Ortega" w:date="2023-03-21T16:32:00Z"/>
          <w:rFonts w:ascii="Montserrat" w:hAnsi="Montserrat" w:cs="Arial"/>
          <w:rPrChange w:id="173" w:author="Angelica Rodriguez Ortega" w:date="2023-03-21T19:01:00Z">
            <w:rPr>
              <w:del w:id="174" w:author="Angelica Rodriguez Ortega" w:date="2023-03-21T16:32:00Z"/>
              <w:rFonts w:ascii="Montserrat" w:hAnsi="Montserrat" w:cs="Arial"/>
              <w:sz w:val="20"/>
              <w:szCs w:val="20"/>
            </w:rPr>
          </w:rPrChange>
        </w:rPr>
      </w:pPr>
      <w:del w:id="175" w:author="Angelica Rodriguez Ortega" w:date="2023-03-21T16:32:00Z">
        <w:r w:rsidRPr="00684B76" w:rsidDel="006C1656">
          <w:rPr>
            <w:rFonts w:ascii="Montserrat" w:hAnsi="Montserrat" w:cs="Arial"/>
            <w:rPrChange w:id="176" w:author="Angelica Rodriguez Ortega" w:date="2023-03-21T19:01:00Z">
              <w:rPr>
                <w:rFonts w:ascii="Montserrat" w:hAnsi="Montserrat" w:cs="Arial"/>
                <w:sz w:val="20"/>
                <w:szCs w:val="20"/>
              </w:rPr>
            </w:rPrChange>
          </w:rPr>
          <w:delText>Referencia indiscriminada</w:delText>
        </w:r>
      </w:del>
    </w:p>
    <w:p w14:paraId="71A68079" w14:textId="1BA853B1" w:rsidR="0090016C" w:rsidRPr="00684B76" w:rsidDel="006C1656" w:rsidRDefault="0090016C" w:rsidP="006338C6">
      <w:pPr>
        <w:pStyle w:val="Prrafodelista"/>
        <w:widowControl/>
        <w:numPr>
          <w:ilvl w:val="0"/>
          <w:numId w:val="9"/>
        </w:numPr>
        <w:autoSpaceDE/>
        <w:autoSpaceDN/>
        <w:ind w:left="1134" w:right="49"/>
        <w:contextualSpacing/>
        <w:jc w:val="both"/>
        <w:rPr>
          <w:del w:id="177" w:author="Angelica Rodriguez Ortega" w:date="2023-03-21T16:32:00Z"/>
          <w:rFonts w:ascii="Montserrat" w:hAnsi="Montserrat" w:cs="Arial"/>
          <w:rPrChange w:id="178" w:author="Angelica Rodriguez Ortega" w:date="2023-03-21T19:01:00Z">
            <w:rPr>
              <w:del w:id="179" w:author="Angelica Rodriguez Ortega" w:date="2023-03-21T16:32:00Z"/>
              <w:rFonts w:ascii="Montserrat" w:hAnsi="Montserrat" w:cs="Arial"/>
              <w:sz w:val="20"/>
              <w:szCs w:val="20"/>
            </w:rPr>
          </w:rPrChange>
        </w:rPr>
      </w:pPr>
      <w:del w:id="180" w:author="Angelica Rodriguez Ortega" w:date="2023-03-21T16:32:00Z">
        <w:r w:rsidRPr="00684B76" w:rsidDel="006C1656">
          <w:rPr>
            <w:rFonts w:ascii="Montserrat" w:hAnsi="Montserrat" w:cs="Arial"/>
            <w:rPrChange w:id="181" w:author="Angelica Rodriguez Ortega" w:date="2023-03-21T19:01:00Z">
              <w:rPr>
                <w:rFonts w:ascii="Montserrat" w:hAnsi="Montserrat" w:cs="Arial"/>
                <w:sz w:val="20"/>
                <w:szCs w:val="20"/>
              </w:rPr>
            </w:rPrChange>
          </w:rPr>
          <w:delText>Falta de retroalimentación en el propio sistema</w:delText>
        </w:r>
      </w:del>
    </w:p>
    <w:p w14:paraId="1B9BA90E" w14:textId="12E66DA6" w:rsidR="0090016C" w:rsidRPr="00684B76" w:rsidDel="006C1656" w:rsidRDefault="0090016C" w:rsidP="004759E8">
      <w:pPr>
        <w:pStyle w:val="Prrafodelista"/>
        <w:widowControl/>
        <w:autoSpaceDE/>
        <w:autoSpaceDN/>
        <w:ind w:left="1134" w:right="49"/>
        <w:contextualSpacing/>
        <w:jc w:val="both"/>
        <w:rPr>
          <w:del w:id="182" w:author="Angelica Rodriguez Ortega" w:date="2023-03-21T16:33:00Z"/>
          <w:rFonts w:ascii="Montserrat" w:hAnsi="Montserrat" w:cs="Arial"/>
          <w:rPrChange w:id="183" w:author="Angelica Rodriguez Ortega" w:date="2023-03-21T19:01:00Z">
            <w:rPr>
              <w:del w:id="184" w:author="Angelica Rodriguez Ortega" w:date="2023-03-21T16:33:00Z"/>
              <w:rFonts w:ascii="Montserrat" w:hAnsi="Montserrat" w:cs="Arial"/>
              <w:sz w:val="20"/>
              <w:szCs w:val="20"/>
            </w:rPr>
          </w:rPrChange>
        </w:rPr>
      </w:pPr>
    </w:p>
    <w:p w14:paraId="3DB144BE" w14:textId="77777777" w:rsidR="0090016C" w:rsidRPr="00684B76" w:rsidRDefault="0090016C" w:rsidP="0090016C">
      <w:pPr>
        <w:ind w:left="426" w:right="49"/>
        <w:jc w:val="both"/>
        <w:rPr>
          <w:rFonts w:ascii="Montserrat" w:hAnsi="Montserrat" w:cs="Arial"/>
          <w:rPrChange w:id="185" w:author="Angelica Rodriguez Ortega" w:date="2023-03-21T19:01:00Z">
            <w:rPr>
              <w:rFonts w:ascii="Montserrat" w:hAnsi="Montserrat" w:cs="Arial"/>
              <w:sz w:val="20"/>
              <w:szCs w:val="20"/>
            </w:rPr>
          </w:rPrChange>
        </w:rPr>
      </w:pPr>
    </w:p>
    <w:p w14:paraId="54A711E0" w14:textId="77777777" w:rsidR="0090016C" w:rsidRPr="00684B76" w:rsidRDefault="0090016C" w:rsidP="00E05DDC">
      <w:pPr>
        <w:pStyle w:val="Ttulo1"/>
        <w:numPr>
          <w:ilvl w:val="0"/>
          <w:numId w:val="3"/>
        </w:numPr>
        <w:spacing w:before="0"/>
        <w:ind w:left="426" w:right="49" w:hanging="397"/>
        <w:rPr>
          <w:rFonts w:cs="Arial"/>
          <w:sz w:val="22"/>
          <w:szCs w:val="22"/>
          <w:rPrChange w:id="186" w:author="Angelica Rodriguez Ortega" w:date="2023-03-21T19:01:00Z">
            <w:rPr>
              <w:rFonts w:cs="Arial"/>
              <w:sz w:val="20"/>
              <w:szCs w:val="20"/>
            </w:rPr>
          </w:rPrChange>
        </w:rPr>
      </w:pPr>
      <w:bookmarkStart w:id="187" w:name="_Toc106024515"/>
      <w:r w:rsidRPr="00684B76">
        <w:rPr>
          <w:rFonts w:cs="Arial"/>
          <w:sz w:val="22"/>
          <w:szCs w:val="22"/>
          <w:rPrChange w:id="188" w:author="Angelica Rodriguez Ortega" w:date="2023-03-21T19:01:00Z">
            <w:rPr>
              <w:rFonts w:cs="Arial"/>
              <w:sz w:val="20"/>
              <w:szCs w:val="20"/>
            </w:rPr>
          </w:rPrChange>
        </w:rPr>
        <w:t>Objetivo</w:t>
      </w:r>
      <w:bookmarkEnd w:id="187"/>
      <w:r w:rsidRPr="00684B76">
        <w:rPr>
          <w:rFonts w:cs="Arial"/>
          <w:sz w:val="22"/>
          <w:szCs w:val="22"/>
          <w:rPrChange w:id="189" w:author="Angelica Rodriguez Ortega" w:date="2023-03-21T19:01:00Z">
            <w:rPr>
              <w:rFonts w:cs="Arial"/>
              <w:sz w:val="20"/>
              <w:szCs w:val="20"/>
            </w:rPr>
          </w:rPrChange>
        </w:rPr>
        <w:t>s</w:t>
      </w:r>
    </w:p>
    <w:p w14:paraId="2865AAF3" w14:textId="77777777" w:rsidR="0090016C" w:rsidRPr="00684B76" w:rsidRDefault="0090016C" w:rsidP="0090016C">
      <w:pPr>
        <w:pStyle w:val="Ttulo1"/>
        <w:spacing w:before="0"/>
        <w:ind w:left="426" w:right="49" w:hanging="397"/>
        <w:rPr>
          <w:rFonts w:cs="Arial"/>
          <w:sz w:val="22"/>
          <w:szCs w:val="22"/>
          <w:rPrChange w:id="190" w:author="Angelica Rodriguez Ortega" w:date="2023-03-21T19:01:00Z">
            <w:rPr>
              <w:rFonts w:cs="Arial"/>
              <w:sz w:val="20"/>
              <w:szCs w:val="20"/>
            </w:rPr>
          </w:rPrChange>
        </w:rPr>
      </w:pPr>
    </w:p>
    <w:p w14:paraId="5F5BE752" w14:textId="77777777" w:rsidR="0090016C" w:rsidRPr="00684B76" w:rsidRDefault="0090016C" w:rsidP="0090016C">
      <w:pPr>
        <w:pStyle w:val="Ttulo1"/>
        <w:spacing w:before="0"/>
        <w:ind w:left="426" w:right="49" w:hanging="397"/>
        <w:rPr>
          <w:ins w:id="191" w:author="Angelica Rodriguez Ortega" w:date="2023-03-21T16:33:00Z"/>
          <w:rFonts w:cs="Arial"/>
          <w:sz w:val="22"/>
          <w:szCs w:val="22"/>
          <w:rPrChange w:id="192" w:author="Angelica Rodriguez Ortega" w:date="2023-03-21T19:01:00Z">
            <w:rPr>
              <w:ins w:id="193" w:author="Angelica Rodriguez Ortega" w:date="2023-03-21T16:33:00Z"/>
              <w:rFonts w:cs="Arial"/>
              <w:sz w:val="20"/>
              <w:szCs w:val="20"/>
            </w:rPr>
          </w:rPrChange>
        </w:rPr>
      </w:pPr>
      <w:r w:rsidRPr="00684B76">
        <w:rPr>
          <w:rFonts w:cs="Arial"/>
          <w:sz w:val="22"/>
          <w:szCs w:val="22"/>
          <w:rPrChange w:id="194" w:author="Angelica Rodriguez Ortega" w:date="2023-03-21T19:01:00Z">
            <w:rPr>
              <w:rFonts w:cs="Arial"/>
              <w:sz w:val="20"/>
              <w:szCs w:val="20"/>
            </w:rPr>
          </w:rPrChange>
        </w:rPr>
        <w:t>1.1 Objetivo General</w:t>
      </w:r>
    </w:p>
    <w:p w14:paraId="2D093D0B" w14:textId="77777777" w:rsidR="006C1656" w:rsidRPr="00684B76" w:rsidRDefault="006C1656" w:rsidP="0090016C">
      <w:pPr>
        <w:pStyle w:val="Ttulo1"/>
        <w:spacing w:before="0"/>
        <w:ind w:left="426" w:right="49" w:hanging="397"/>
        <w:rPr>
          <w:rFonts w:cs="Arial"/>
          <w:sz w:val="22"/>
          <w:szCs w:val="22"/>
          <w:rPrChange w:id="195" w:author="Angelica Rodriguez Ortega" w:date="2023-03-21T19:01:00Z">
            <w:rPr>
              <w:rFonts w:cs="Arial"/>
              <w:sz w:val="20"/>
              <w:szCs w:val="20"/>
            </w:rPr>
          </w:rPrChange>
        </w:rPr>
      </w:pPr>
    </w:p>
    <w:p w14:paraId="2ED1ADC4" w14:textId="77777777" w:rsidR="008224B0" w:rsidRDefault="006C1656">
      <w:pPr>
        <w:jc w:val="both"/>
        <w:rPr>
          <w:ins w:id="196" w:author="Angelica Rodriguez Ortega" w:date="2023-03-21T19:03:00Z"/>
          <w:rFonts w:ascii="Montserrat" w:hAnsi="Montserrat"/>
          <w:lang w:eastAsia="es-MX"/>
        </w:rPr>
        <w:pPrChange w:id="197" w:author="Angelica Rodriguez Ortega" w:date="2023-03-21T18:00:00Z">
          <w:pPr>
            <w:ind w:right="49"/>
            <w:jc w:val="both"/>
          </w:pPr>
        </w:pPrChange>
      </w:pPr>
      <w:ins w:id="198" w:author="Angelica Rodriguez Ortega" w:date="2023-03-21T16:33:00Z">
        <w:r w:rsidRPr="00684B76">
          <w:rPr>
            <w:rFonts w:ascii="Montserrat" w:hAnsi="Montserrat"/>
            <w:lang w:eastAsia="es-MX"/>
          </w:rPr>
          <w:t>Establecer los principios generales que deben seguir los servidores públicos para realizar la referencia y contrarrefer</w:t>
        </w:r>
        <w:r w:rsidR="004E46F0" w:rsidRPr="00684B76">
          <w:rPr>
            <w:rFonts w:ascii="Montserrat" w:hAnsi="Montserrat"/>
            <w:lang w:eastAsia="es-MX"/>
          </w:rPr>
          <w:t>encia de pacientes</w:t>
        </w:r>
        <w:r w:rsidRPr="00684B76">
          <w:rPr>
            <w:rFonts w:ascii="Montserrat" w:hAnsi="Montserrat"/>
            <w:lang w:eastAsia="es-MX"/>
          </w:rPr>
          <w:t xml:space="preserve">, vinculando los tres niveles de atención médica, elevando la capacidad resolutiva de los servicios médicos de las especialidades y subespecialidades, así como de los auxiliares de diagnóstico y tratamiento, para otorgar atención médica eficiente, oportuna y segura, conforme a los conocimientos médicos y principios éticos vigentes, que permita satisfacer las necesidades de salud de los usuarios y </w:t>
        </w:r>
        <w:r w:rsidR="004E46F0" w:rsidRPr="00684B76">
          <w:rPr>
            <w:rFonts w:ascii="Montserrat" w:hAnsi="Montserrat"/>
            <w:lang w:eastAsia="es-MX"/>
          </w:rPr>
          <w:t>de los prestadores de servicios.</w:t>
        </w:r>
      </w:ins>
    </w:p>
    <w:p w14:paraId="63528F4C" w14:textId="3D040814" w:rsidR="009B2ED2" w:rsidRPr="00684B76" w:rsidRDefault="003031B3">
      <w:pPr>
        <w:jc w:val="both"/>
        <w:rPr>
          <w:rFonts w:ascii="Montserrat" w:hAnsi="Montserrat" w:cs="Arial"/>
          <w:rPrChange w:id="199" w:author="Angelica Rodriguez Ortega" w:date="2023-03-21T19:01:00Z">
            <w:rPr>
              <w:rFonts w:ascii="Montserrat" w:hAnsi="Montserrat" w:cs="Arial"/>
              <w:sz w:val="20"/>
              <w:szCs w:val="20"/>
            </w:rPr>
          </w:rPrChange>
        </w:rPr>
        <w:pPrChange w:id="200" w:author="Angelica Rodriguez Ortega" w:date="2023-03-21T18:00:00Z">
          <w:pPr>
            <w:ind w:right="49"/>
            <w:jc w:val="both"/>
          </w:pPr>
        </w:pPrChange>
      </w:pPr>
      <w:ins w:id="201" w:author="Armando Luna Badillo" w:date="2023-03-06T10:39:00Z">
        <w:r w:rsidRPr="00684B76">
          <w:rPr>
            <w:rFonts w:ascii="Montserrat" w:hAnsi="Montserrat" w:cs="Arial"/>
            <w:rPrChange w:id="202" w:author="Angelica Rodriguez Ortega" w:date="2023-03-21T19:01:00Z">
              <w:rPr>
                <w:rFonts w:ascii="Montserrat" w:hAnsi="Montserrat" w:cs="Arial"/>
                <w:sz w:val="20"/>
                <w:szCs w:val="20"/>
              </w:rPr>
            </w:rPrChange>
          </w:rPr>
          <w:t>E</w:t>
        </w:r>
      </w:ins>
      <w:ins w:id="203" w:author="Armando Luna Badillo" w:date="2023-03-06T10:37:00Z">
        <w:r w:rsidRPr="00684B76">
          <w:rPr>
            <w:rFonts w:ascii="Montserrat" w:hAnsi="Montserrat" w:cs="Arial"/>
            <w:rPrChange w:id="204" w:author="Angelica Rodriguez Ortega" w:date="2023-03-21T19:01:00Z">
              <w:rPr>
                <w:rFonts w:ascii="Montserrat" w:hAnsi="Montserrat" w:cs="Arial"/>
                <w:sz w:val="20"/>
                <w:szCs w:val="20"/>
              </w:rPr>
            </w:rPrChange>
          </w:rPr>
          <w:t xml:space="preserve">stablecer los medios para que los usuarios de la salud obtengan </w:t>
        </w:r>
      </w:ins>
      <w:ins w:id="205" w:author="Armando Luna Badillo" w:date="2023-03-06T10:39:00Z">
        <w:r w:rsidRPr="00684B76">
          <w:rPr>
            <w:rFonts w:ascii="Montserrat" w:hAnsi="Montserrat" w:cs="Arial"/>
            <w:rPrChange w:id="206" w:author="Angelica Rodriguez Ortega" w:date="2023-03-21T19:01:00Z">
              <w:rPr>
                <w:rFonts w:ascii="Montserrat" w:hAnsi="Montserrat" w:cs="Arial"/>
                <w:sz w:val="20"/>
                <w:szCs w:val="20"/>
              </w:rPr>
            </w:rPrChange>
          </w:rPr>
          <w:t>atención</w:t>
        </w:r>
      </w:ins>
      <w:ins w:id="207" w:author="Armando Luna Badillo" w:date="2023-03-06T10:37:00Z">
        <w:r w:rsidRPr="00684B76">
          <w:rPr>
            <w:rFonts w:ascii="Montserrat" w:hAnsi="Montserrat" w:cs="Arial"/>
            <w:rPrChange w:id="208" w:author="Angelica Rodriguez Ortega" w:date="2023-03-21T19:01:00Z">
              <w:rPr>
                <w:rFonts w:ascii="Montserrat" w:hAnsi="Montserrat" w:cs="Arial"/>
                <w:sz w:val="20"/>
                <w:szCs w:val="20"/>
              </w:rPr>
            </w:rPrChange>
          </w:rPr>
          <w:t xml:space="preserve"> m</w:t>
        </w:r>
      </w:ins>
      <w:ins w:id="209" w:author="Armando Luna Badillo" w:date="2023-03-06T10:41:00Z">
        <w:r w:rsidR="00E55BA6" w:rsidRPr="00684B76">
          <w:rPr>
            <w:rFonts w:ascii="Montserrat" w:hAnsi="Montserrat" w:cs="Arial"/>
            <w:rPrChange w:id="210" w:author="Angelica Rodriguez Ortega" w:date="2023-03-21T19:01:00Z">
              <w:rPr>
                <w:rFonts w:ascii="Montserrat" w:hAnsi="Montserrat" w:cs="Arial"/>
                <w:sz w:val="20"/>
                <w:szCs w:val="20"/>
              </w:rPr>
            </w:rPrChange>
          </w:rPr>
          <w:t>édica</w:t>
        </w:r>
      </w:ins>
      <w:ins w:id="211" w:author="Armando Luna Badillo" w:date="2023-03-06T10:37:00Z">
        <w:r w:rsidRPr="00684B76">
          <w:rPr>
            <w:rFonts w:ascii="Montserrat" w:hAnsi="Montserrat" w:cs="Arial"/>
            <w:rPrChange w:id="212" w:author="Angelica Rodriguez Ortega" w:date="2023-03-21T19:01:00Z">
              <w:rPr>
                <w:rFonts w:ascii="Montserrat" w:hAnsi="Montserrat" w:cs="Arial"/>
                <w:sz w:val="20"/>
                <w:szCs w:val="20"/>
              </w:rPr>
            </w:rPrChange>
          </w:rPr>
          <w:t xml:space="preserve"> oportuna </w:t>
        </w:r>
      </w:ins>
      <w:ins w:id="213" w:author="Armando Luna Badillo" w:date="2023-03-06T10:45:00Z">
        <w:r w:rsidR="00667DEC" w:rsidRPr="00684B76">
          <w:rPr>
            <w:rFonts w:ascii="Montserrat" w:hAnsi="Montserrat" w:cs="Arial"/>
            <w:rPrChange w:id="214" w:author="Angelica Rodriguez Ortega" w:date="2023-03-21T19:01:00Z">
              <w:rPr>
                <w:rFonts w:ascii="Montserrat" w:hAnsi="Montserrat" w:cs="Arial"/>
                <w:sz w:val="20"/>
                <w:szCs w:val="20"/>
              </w:rPr>
            </w:rPrChange>
          </w:rPr>
          <w:t>vinculando los</w:t>
        </w:r>
      </w:ins>
      <w:ins w:id="215" w:author="Armando Luna Badillo" w:date="2023-03-06T10:43:00Z">
        <w:r w:rsidR="00667DEC" w:rsidRPr="00684B76">
          <w:rPr>
            <w:rFonts w:ascii="Montserrat" w:hAnsi="Montserrat" w:cs="Arial"/>
            <w:rPrChange w:id="216" w:author="Angelica Rodriguez Ortega" w:date="2023-03-21T19:01:00Z">
              <w:rPr>
                <w:rFonts w:ascii="Montserrat" w:hAnsi="Montserrat" w:cs="Arial"/>
                <w:sz w:val="20"/>
                <w:szCs w:val="20"/>
              </w:rPr>
            </w:rPrChange>
          </w:rPr>
          <w:t xml:space="preserve"> tres niveles d</w:t>
        </w:r>
      </w:ins>
      <w:ins w:id="217" w:author="Armando Luna Badillo" w:date="2023-03-06T10:44:00Z">
        <w:r w:rsidR="00667DEC" w:rsidRPr="00684B76">
          <w:rPr>
            <w:rFonts w:ascii="Montserrat" w:hAnsi="Montserrat" w:cs="Arial"/>
            <w:rPrChange w:id="218" w:author="Angelica Rodriguez Ortega" w:date="2023-03-21T19:01:00Z">
              <w:rPr>
                <w:rFonts w:ascii="Montserrat" w:hAnsi="Montserrat" w:cs="Arial"/>
                <w:sz w:val="20"/>
                <w:szCs w:val="20"/>
              </w:rPr>
            </w:rPrChange>
          </w:rPr>
          <w:t xml:space="preserve">e atención de </w:t>
        </w:r>
      </w:ins>
      <w:ins w:id="219" w:author="Armando Luna Badillo" w:date="2023-03-06T10:38:00Z">
        <w:r w:rsidRPr="00684B76">
          <w:rPr>
            <w:rFonts w:ascii="Montserrat" w:hAnsi="Montserrat" w:cs="Arial"/>
            <w:rPrChange w:id="220" w:author="Angelica Rodriguez Ortega" w:date="2023-03-21T19:01:00Z">
              <w:rPr>
                <w:rFonts w:ascii="Montserrat" w:hAnsi="Montserrat" w:cs="Arial"/>
                <w:sz w:val="20"/>
                <w:szCs w:val="20"/>
              </w:rPr>
            </w:rPrChange>
          </w:rPr>
          <w:t>las unidades</w:t>
        </w:r>
      </w:ins>
      <w:ins w:id="221" w:author="Armando Luna Badillo" w:date="2023-03-06T10:42:00Z">
        <w:r w:rsidR="00667DEC" w:rsidRPr="00684B76">
          <w:rPr>
            <w:rFonts w:ascii="Montserrat" w:hAnsi="Montserrat" w:cs="Arial"/>
            <w:rPrChange w:id="222" w:author="Angelica Rodriguez Ortega" w:date="2023-03-21T19:01:00Z">
              <w:rPr>
                <w:rFonts w:ascii="Montserrat" w:hAnsi="Montserrat" w:cs="Arial"/>
                <w:sz w:val="20"/>
                <w:szCs w:val="20"/>
              </w:rPr>
            </w:rPrChange>
          </w:rPr>
          <w:t xml:space="preserve"> de salud </w:t>
        </w:r>
      </w:ins>
      <w:ins w:id="223" w:author="Armando Luna Badillo" w:date="2023-03-06T10:38:00Z">
        <w:r w:rsidRPr="00684B76">
          <w:rPr>
            <w:rFonts w:ascii="Montserrat" w:hAnsi="Montserrat" w:cs="Arial"/>
            <w:rPrChange w:id="224" w:author="Angelica Rodriguez Ortega" w:date="2023-03-21T19:01:00Z">
              <w:rPr>
                <w:rFonts w:ascii="Montserrat" w:hAnsi="Montserrat" w:cs="Arial"/>
                <w:sz w:val="20"/>
                <w:szCs w:val="20"/>
              </w:rPr>
            </w:rPrChange>
          </w:rPr>
          <w:t>para realizar la referencia y contrarreferencia de pacientes</w:t>
        </w:r>
      </w:ins>
      <w:ins w:id="225" w:author="Armando Luna Badillo" w:date="2023-03-06T10:39:00Z">
        <w:r w:rsidRPr="00684B76">
          <w:rPr>
            <w:rFonts w:ascii="Montserrat" w:hAnsi="Montserrat" w:cs="Arial"/>
            <w:rPrChange w:id="226" w:author="Angelica Rodriguez Ortega" w:date="2023-03-21T19:01:00Z">
              <w:rPr>
                <w:rFonts w:ascii="Montserrat" w:hAnsi="Montserrat" w:cs="Arial"/>
                <w:sz w:val="20"/>
                <w:szCs w:val="20"/>
              </w:rPr>
            </w:rPrChange>
          </w:rPr>
          <w:t xml:space="preserve"> elevando la capacidad resolutiva de los servicios médicos de las especialidades y subespecialidades, así como de los auxiliares de diagnóstico y tratamiento</w:t>
        </w:r>
      </w:ins>
    </w:p>
    <w:p w14:paraId="3EF606D9" w14:textId="1EA9B1FA" w:rsidR="0090016C" w:rsidRPr="00684B76" w:rsidRDefault="0090016C">
      <w:pPr>
        <w:jc w:val="both"/>
        <w:rPr>
          <w:rFonts w:ascii="Montserrat" w:hAnsi="Montserrat" w:cs="Arial"/>
          <w:rPrChange w:id="227" w:author="Angelica Rodriguez Ortega" w:date="2023-03-21T19:01:00Z">
            <w:rPr>
              <w:rFonts w:ascii="Montserrat" w:hAnsi="Montserrat" w:cs="Arial"/>
              <w:sz w:val="20"/>
              <w:szCs w:val="20"/>
            </w:rPr>
          </w:rPrChange>
        </w:rPr>
        <w:pPrChange w:id="228" w:author="Angelica Rodriguez Ortega" w:date="2023-03-21T18:00:00Z">
          <w:pPr>
            <w:ind w:right="49"/>
            <w:jc w:val="both"/>
          </w:pPr>
        </w:pPrChange>
      </w:pPr>
    </w:p>
    <w:p w14:paraId="07A5C106" w14:textId="7CEABBE6" w:rsidR="008224B0" w:rsidRDefault="0090016C" w:rsidP="0090016C">
      <w:pPr>
        <w:pStyle w:val="Ttulo1"/>
        <w:spacing w:before="0"/>
        <w:ind w:left="426" w:right="49" w:hanging="397"/>
        <w:rPr>
          <w:rFonts w:cs="Arial"/>
          <w:sz w:val="22"/>
          <w:szCs w:val="22"/>
        </w:rPr>
      </w:pPr>
      <w:r w:rsidRPr="00684B76">
        <w:rPr>
          <w:rFonts w:cs="Arial"/>
          <w:sz w:val="22"/>
          <w:szCs w:val="22"/>
          <w:rPrChange w:id="229" w:author="Angelica Rodriguez Ortega" w:date="2023-03-21T19:01:00Z">
            <w:rPr>
              <w:rFonts w:cs="Arial"/>
              <w:sz w:val="20"/>
              <w:szCs w:val="20"/>
            </w:rPr>
          </w:rPrChange>
        </w:rPr>
        <w:t>1.2 Objetivos Específicos</w:t>
      </w:r>
    </w:p>
    <w:p w14:paraId="381EB3B2" w14:textId="77777777" w:rsidR="008224B0" w:rsidRPr="00684B76" w:rsidRDefault="008224B0" w:rsidP="0090016C">
      <w:pPr>
        <w:pStyle w:val="Ttulo1"/>
        <w:spacing w:before="0"/>
        <w:ind w:left="426" w:right="49" w:hanging="397"/>
        <w:rPr>
          <w:ins w:id="230" w:author="Angelica Rodriguez Ortega" w:date="2023-03-21T19:04:00Z"/>
          <w:rFonts w:cs="Arial"/>
          <w:sz w:val="22"/>
          <w:szCs w:val="22"/>
          <w:rPrChange w:id="231" w:author="Angelica Rodriguez Ortega" w:date="2023-03-21T19:01:00Z">
            <w:rPr>
              <w:ins w:id="232" w:author="Angelica Rodriguez Ortega" w:date="2023-03-21T19:04:00Z"/>
              <w:rFonts w:cs="Arial"/>
              <w:sz w:val="20"/>
              <w:szCs w:val="20"/>
            </w:rPr>
          </w:rPrChange>
        </w:rPr>
      </w:pPr>
    </w:p>
    <w:p w14:paraId="44423C3B" w14:textId="543753A6" w:rsidR="0090016C" w:rsidRPr="00684B76" w:rsidRDefault="0090016C" w:rsidP="0090016C">
      <w:pPr>
        <w:pStyle w:val="Ttulo1"/>
        <w:spacing w:before="0"/>
        <w:ind w:left="426" w:right="49" w:hanging="397"/>
        <w:rPr>
          <w:rFonts w:cs="Arial"/>
          <w:color w:val="9D2449"/>
          <w:sz w:val="22"/>
          <w:szCs w:val="22"/>
          <w:rPrChange w:id="233" w:author="Angelica Rodriguez Ortega" w:date="2023-03-21T19:01:00Z">
            <w:rPr>
              <w:rFonts w:cs="Arial"/>
              <w:color w:val="9D2449"/>
              <w:sz w:val="20"/>
              <w:szCs w:val="20"/>
            </w:rPr>
          </w:rPrChange>
        </w:rPr>
      </w:pPr>
    </w:p>
    <w:p w14:paraId="3C0D81C5" w14:textId="673F8DDA" w:rsidR="00313FBE" w:rsidRPr="00684B76" w:rsidRDefault="00313FBE" w:rsidP="00313FBE">
      <w:pPr>
        <w:pStyle w:val="Prrafodelista"/>
        <w:widowControl/>
        <w:numPr>
          <w:ilvl w:val="0"/>
          <w:numId w:val="1"/>
        </w:numPr>
        <w:autoSpaceDE/>
        <w:autoSpaceDN/>
        <w:ind w:left="426" w:right="49" w:hanging="397"/>
        <w:contextualSpacing/>
        <w:jc w:val="both"/>
        <w:rPr>
          <w:rFonts w:ascii="Montserrat" w:hAnsi="Montserrat" w:cs="Arial"/>
          <w:rPrChange w:id="234" w:author="Angelica Rodriguez Ortega" w:date="2023-03-21T19:01:00Z">
            <w:rPr>
              <w:rFonts w:ascii="Montserrat" w:hAnsi="Montserrat" w:cs="Arial"/>
              <w:sz w:val="20"/>
              <w:szCs w:val="20"/>
            </w:rPr>
          </w:rPrChange>
        </w:rPr>
      </w:pPr>
      <w:r w:rsidRPr="00684B76">
        <w:rPr>
          <w:rFonts w:ascii="Montserrat" w:hAnsi="Montserrat" w:cs="Arial"/>
          <w:rPrChange w:id="235" w:author="Angelica Rodriguez Ortega" w:date="2023-03-21T19:01:00Z">
            <w:rPr>
              <w:rFonts w:ascii="Montserrat" w:hAnsi="Montserrat" w:cs="Arial"/>
              <w:sz w:val="20"/>
              <w:szCs w:val="20"/>
            </w:rPr>
          </w:rPrChange>
        </w:rPr>
        <w:t>Mejorar</w:t>
      </w:r>
      <w:r w:rsidR="003031B3" w:rsidRPr="00684B76">
        <w:rPr>
          <w:rFonts w:ascii="Montserrat" w:hAnsi="Montserrat" w:cs="Arial"/>
          <w:rPrChange w:id="236" w:author="Angelica Rodriguez Ortega" w:date="2023-03-21T19:01:00Z">
            <w:rPr>
              <w:rFonts w:ascii="Montserrat" w:hAnsi="Montserrat" w:cs="Arial"/>
              <w:sz w:val="20"/>
              <w:szCs w:val="20"/>
            </w:rPr>
          </w:rPrChange>
        </w:rPr>
        <w:t xml:space="preserve"> la </w:t>
      </w:r>
      <w:r w:rsidR="009B2ED2" w:rsidRPr="00684B76">
        <w:rPr>
          <w:rFonts w:ascii="Montserrat" w:hAnsi="Montserrat" w:cs="Arial"/>
          <w:rPrChange w:id="237" w:author="Angelica Rodriguez Ortega" w:date="2023-03-21T19:01:00Z">
            <w:rPr>
              <w:rFonts w:ascii="Montserrat" w:hAnsi="Montserrat" w:cs="Arial"/>
              <w:sz w:val="20"/>
              <w:szCs w:val="20"/>
            </w:rPr>
          </w:rPrChange>
        </w:rPr>
        <w:t xml:space="preserve">oportunidad en la </w:t>
      </w:r>
      <w:r w:rsidR="003031B3" w:rsidRPr="00684B76">
        <w:rPr>
          <w:rFonts w:ascii="Montserrat" w:hAnsi="Montserrat" w:cs="Arial"/>
          <w:rPrChange w:id="238" w:author="Angelica Rodriguez Ortega" w:date="2023-03-21T19:01:00Z">
            <w:rPr>
              <w:rFonts w:ascii="Montserrat" w:hAnsi="Montserrat" w:cs="Arial"/>
              <w:sz w:val="20"/>
              <w:szCs w:val="20"/>
            </w:rPr>
          </w:rPrChange>
        </w:rPr>
        <w:t>disponibilidad de la atención</w:t>
      </w:r>
      <w:r w:rsidR="00E32E11" w:rsidRPr="00684B76">
        <w:rPr>
          <w:rFonts w:ascii="Montserrat" w:hAnsi="Montserrat" w:cs="Arial"/>
          <w:rPrChange w:id="239" w:author="Angelica Rodriguez Ortega" w:date="2023-03-21T19:01:00Z">
            <w:rPr>
              <w:rFonts w:ascii="Montserrat" w:hAnsi="Montserrat" w:cs="Arial"/>
              <w:sz w:val="20"/>
              <w:szCs w:val="20"/>
            </w:rPr>
          </w:rPrChange>
        </w:rPr>
        <w:t xml:space="preserve"> médica, </w:t>
      </w:r>
      <w:r w:rsidR="003031B3" w:rsidRPr="00684B76">
        <w:rPr>
          <w:rFonts w:ascii="Montserrat" w:hAnsi="Montserrat" w:cs="Arial"/>
          <w:rPrChange w:id="240" w:author="Angelica Rodriguez Ortega" w:date="2023-03-21T19:01:00Z">
            <w:rPr>
              <w:rFonts w:ascii="Montserrat" w:hAnsi="Montserrat" w:cs="Arial"/>
              <w:sz w:val="20"/>
              <w:szCs w:val="20"/>
            </w:rPr>
          </w:rPrChange>
        </w:rPr>
        <w:t>preventiva, curativa</w:t>
      </w:r>
      <w:ins w:id="241" w:author="Angelica Rodriguez Ortega" w:date="2023-04-05T11:23:00Z">
        <w:r w:rsidR="00361812">
          <w:rPr>
            <w:rFonts w:ascii="Montserrat" w:hAnsi="Montserrat" w:cs="Arial"/>
          </w:rPr>
          <w:t>,</w:t>
        </w:r>
      </w:ins>
      <w:del w:id="242" w:author="Angelica Rodriguez Ortega" w:date="2023-04-05T11:23:00Z">
        <w:r w:rsidR="003031B3" w:rsidRPr="00684B76" w:rsidDel="00361812">
          <w:rPr>
            <w:rFonts w:ascii="Montserrat" w:hAnsi="Montserrat" w:cs="Arial"/>
            <w:rPrChange w:id="243" w:author="Angelica Rodriguez Ortega" w:date="2023-03-21T19:01:00Z">
              <w:rPr>
                <w:rFonts w:ascii="Montserrat" w:hAnsi="Montserrat" w:cs="Arial"/>
                <w:sz w:val="20"/>
                <w:szCs w:val="20"/>
              </w:rPr>
            </w:rPrChange>
          </w:rPr>
          <w:delText xml:space="preserve"> y</w:delText>
        </w:r>
      </w:del>
      <w:r w:rsidR="003031B3" w:rsidRPr="00684B76">
        <w:rPr>
          <w:rFonts w:ascii="Montserrat" w:hAnsi="Montserrat" w:cs="Arial"/>
          <w:rPrChange w:id="244" w:author="Angelica Rodriguez Ortega" w:date="2023-03-21T19:01:00Z">
            <w:rPr>
              <w:rFonts w:ascii="Montserrat" w:hAnsi="Montserrat" w:cs="Arial"/>
              <w:sz w:val="20"/>
              <w:szCs w:val="20"/>
            </w:rPr>
          </w:rPrChange>
        </w:rPr>
        <w:t xml:space="preserve"> </w:t>
      </w:r>
      <w:del w:id="245" w:author="Angelica Rodriguez Ortega" w:date="2023-04-05T11:23:00Z">
        <w:r w:rsidR="003031B3" w:rsidRPr="00684B76" w:rsidDel="00361812">
          <w:rPr>
            <w:rFonts w:ascii="Montserrat" w:hAnsi="Montserrat" w:cs="Arial"/>
            <w:rPrChange w:id="246" w:author="Angelica Rodriguez Ortega" w:date="2023-03-21T19:01:00Z">
              <w:rPr>
                <w:rFonts w:ascii="Montserrat" w:hAnsi="Montserrat" w:cs="Arial"/>
                <w:sz w:val="20"/>
                <w:szCs w:val="20"/>
              </w:rPr>
            </w:rPrChange>
          </w:rPr>
          <w:delText>de</w:delText>
        </w:r>
      </w:del>
      <w:r w:rsidR="003031B3" w:rsidRPr="00684B76">
        <w:rPr>
          <w:rFonts w:ascii="Montserrat" w:hAnsi="Montserrat" w:cs="Arial"/>
          <w:rPrChange w:id="247" w:author="Angelica Rodriguez Ortega" w:date="2023-03-21T19:01:00Z">
            <w:rPr>
              <w:rFonts w:ascii="Montserrat" w:hAnsi="Montserrat" w:cs="Arial"/>
              <w:sz w:val="20"/>
              <w:szCs w:val="20"/>
            </w:rPr>
          </w:rPrChange>
        </w:rPr>
        <w:t xml:space="preserve"> rehabilitación</w:t>
      </w:r>
      <w:ins w:id="248" w:author="Angelica Rodriguez Ortega" w:date="2023-03-13T20:16:00Z">
        <w:r w:rsidR="00361812">
          <w:rPr>
            <w:rFonts w:ascii="Montserrat" w:hAnsi="Montserrat" w:cs="Arial"/>
          </w:rPr>
          <w:t xml:space="preserve"> y cu</w:t>
        </w:r>
      </w:ins>
      <w:ins w:id="249" w:author="Angelica Rodriguez Ortega" w:date="2023-04-05T11:23:00Z">
        <w:r w:rsidR="00361812">
          <w:rPr>
            <w:rFonts w:ascii="Montserrat" w:hAnsi="Montserrat" w:cs="Arial"/>
          </w:rPr>
          <w:t>idados paliativos</w:t>
        </w:r>
      </w:ins>
    </w:p>
    <w:p w14:paraId="5AE42A35" w14:textId="52D4E0ED" w:rsidR="0090016C" w:rsidRPr="00684B76" w:rsidRDefault="0090016C" w:rsidP="007757F7">
      <w:pPr>
        <w:pStyle w:val="Prrafodelista"/>
        <w:widowControl/>
        <w:numPr>
          <w:ilvl w:val="0"/>
          <w:numId w:val="1"/>
        </w:numPr>
        <w:autoSpaceDE/>
        <w:autoSpaceDN/>
        <w:ind w:left="426" w:right="49" w:hanging="397"/>
        <w:contextualSpacing/>
        <w:jc w:val="both"/>
        <w:rPr>
          <w:rFonts w:ascii="Montserrat" w:hAnsi="Montserrat" w:cs="Arial"/>
          <w:rPrChange w:id="250" w:author="Angelica Rodriguez Ortega" w:date="2023-03-21T19:01:00Z">
            <w:rPr>
              <w:rFonts w:ascii="Montserrat" w:hAnsi="Montserrat" w:cs="Arial"/>
              <w:sz w:val="20"/>
              <w:szCs w:val="20"/>
            </w:rPr>
          </w:rPrChange>
        </w:rPr>
      </w:pPr>
      <w:r w:rsidRPr="00684B76">
        <w:rPr>
          <w:rFonts w:ascii="Montserrat" w:hAnsi="Montserrat" w:cs="Arial"/>
          <w:rPrChange w:id="251" w:author="Angelica Rodriguez Ortega" w:date="2023-03-21T19:01:00Z">
            <w:rPr>
              <w:rFonts w:ascii="Montserrat" w:hAnsi="Montserrat" w:cs="Arial"/>
              <w:sz w:val="20"/>
              <w:szCs w:val="20"/>
            </w:rPr>
          </w:rPrChange>
        </w:rPr>
        <w:lastRenderedPageBreak/>
        <w:t xml:space="preserve">Capacitar y brindar conocimientos sobre la operatividad del SIRECO al personal </w:t>
      </w:r>
      <w:r w:rsidR="005F515C" w:rsidRPr="00684B76">
        <w:rPr>
          <w:rFonts w:ascii="Montserrat" w:hAnsi="Montserrat" w:cs="Arial"/>
          <w:rPrChange w:id="252" w:author="Angelica Rodriguez Ortega" w:date="2023-03-21T19:01:00Z">
            <w:rPr>
              <w:rFonts w:ascii="Montserrat" w:hAnsi="Montserrat" w:cs="Arial"/>
              <w:sz w:val="20"/>
              <w:szCs w:val="20"/>
            </w:rPr>
          </w:rPrChange>
        </w:rPr>
        <w:t>adscrito en las Unidades Médicas</w:t>
      </w:r>
      <w:r w:rsidR="003031B3" w:rsidRPr="00684B76">
        <w:rPr>
          <w:rFonts w:ascii="Montserrat" w:hAnsi="Montserrat" w:cs="Arial"/>
          <w:rPrChange w:id="253" w:author="Angelica Rodriguez Ortega" w:date="2023-03-21T19:01:00Z">
            <w:rPr>
              <w:rFonts w:ascii="Montserrat" w:hAnsi="Montserrat" w:cs="Arial"/>
              <w:sz w:val="20"/>
              <w:szCs w:val="20"/>
            </w:rPr>
          </w:rPrChange>
        </w:rPr>
        <w:t xml:space="preserve"> que permita la evaluación de los procedimientos para su mejora</w:t>
      </w:r>
      <w:del w:id="254" w:author="Armando Luna Badillo" w:date="2023-03-06T10:34:00Z">
        <w:r w:rsidRPr="00684B76" w:rsidDel="003031B3">
          <w:rPr>
            <w:rFonts w:ascii="Montserrat" w:hAnsi="Montserrat" w:cs="Arial"/>
            <w:rPrChange w:id="255" w:author="Angelica Rodriguez Ortega" w:date="2023-03-21T19:01:00Z">
              <w:rPr>
                <w:rFonts w:ascii="Montserrat" w:hAnsi="Montserrat" w:cs="Arial"/>
                <w:sz w:val="20"/>
                <w:szCs w:val="20"/>
              </w:rPr>
            </w:rPrChange>
          </w:rPr>
          <w:delText>.</w:delText>
        </w:r>
      </w:del>
      <w:ins w:id="256" w:author="Armando Luna Badillo" w:date="2023-03-06T10:35:00Z">
        <w:r w:rsidR="003031B3" w:rsidRPr="00684B76">
          <w:rPr>
            <w:rFonts w:ascii="Montserrat" w:hAnsi="Montserrat" w:cs="Arial"/>
            <w:rPrChange w:id="257" w:author="Angelica Rodriguez Ortega" w:date="2023-03-21T19:01:00Z">
              <w:rPr>
                <w:rFonts w:ascii="Montserrat" w:hAnsi="Montserrat" w:cs="Arial"/>
                <w:sz w:val="20"/>
                <w:szCs w:val="20"/>
              </w:rPr>
            </w:rPrChange>
          </w:rPr>
          <w:t>.</w:t>
        </w:r>
      </w:ins>
    </w:p>
    <w:p w14:paraId="3C2A2176" w14:textId="0F663297" w:rsidR="009B2ED2" w:rsidRPr="00684B76" w:rsidRDefault="004E46F0">
      <w:pPr>
        <w:pStyle w:val="Prrafodelista"/>
        <w:widowControl/>
        <w:autoSpaceDE/>
        <w:autoSpaceDN/>
        <w:ind w:right="49"/>
        <w:contextualSpacing/>
        <w:jc w:val="both"/>
        <w:rPr>
          <w:rFonts w:ascii="Montserrat" w:hAnsi="Montserrat" w:cs="Arial"/>
          <w:rPrChange w:id="258" w:author="Angelica Rodriguez Ortega" w:date="2023-03-21T19:01:00Z">
            <w:rPr>
              <w:rFonts w:ascii="Montserrat" w:hAnsi="Montserrat" w:cs="Arial"/>
              <w:sz w:val="20"/>
              <w:szCs w:val="20"/>
            </w:rPr>
          </w:rPrChange>
        </w:rPr>
        <w:pPrChange w:id="259" w:author="Angelica Rodriguez Ortega" w:date="2023-03-13T18:27:00Z">
          <w:pPr>
            <w:pStyle w:val="Prrafodelista"/>
            <w:widowControl/>
            <w:numPr>
              <w:numId w:val="1"/>
            </w:numPr>
            <w:autoSpaceDE/>
            <w:autoSpaceDN/>
            <w:ind w:left="426" w:right="49" w:hanging="397"/>
            <w:contextualSpacing/>
            <w:jc w:val="both"/>
          </w:pPr>
        </w:pPrChange>
      </w:pPr>
      <w:ins w:id="260" w:author="Angelica Rodriguez Ortega" w:date="2023-03-21T18:00:00Z">
        <w:r w:rsidRPr="00684B76">
          <w:rPr>
            <w:rFonts w:ascii="Montserrat" w:hAnsi="Montserrat" w:cs="Arial"/>
            <w:rPrChange w:id="261" w:author="Angelica Rodriguez Ortega" w:date="2023-03-21T19:01:00Z">
              <w:rPr>
                <w:rFonts w:ascii="Montserrat" w:hAnsi="Montserrat" w:cs="Arial"/>
                <w:sz w:val="20"/>
                <w:szCs w:val="20"/>
              </w:rPr>
            </w:rPrChange>
          </w:rPr>
          <w:t>3</w:t>
        </w:r>
        <w:r w:rsidR="00361812">
          <w:rPr>
            <w:rFonts w:ascii="Montserrat" w:hAnsi="Montserrat" w:cs="Arial"/>
          </w:rPr>
          <w:t xml:space="preserve">.  </w:t>
        </w:r>
      </w:ins>
      <w:r w:rsidR="0090016C" w:rsidRPr="00684B76">
        <w:rPr>
          <w:rFonts w:ascii="Montserrat" w:hAnsi="Montserrat" w:cs="Arial"/>
          <w:rPrChange w:id="262" w:author="Angelica Rodriguez Ortega" w:date="2023-03-21T19:01:00Z">
            <w:rPr>
              <w:rFonts w:ascii="Montserrat" w:hAnsi="Montserrat" w:cs="Arial"/>
              <w:sz w:val="20"/>
              <w:szCs w:val="20"/>
            </w:rPr>
          </w:rPrChange>
        </w:rPr>
        <w:t xml:space="preserve">Evitar la saturación de los Servicios Médicos de Especialidad, limitando la referencia </w:t>
      </w:r>
      <w:ins w:id="263" w:author="Angelica Rodriguez Ortega" w:date="2023-04-05T11:23:00Z">
        <w:r w:rsidR="00361812">
          <w:rPr>
            <w:rFonts w:ascii="Montserrat" w:hAnsi="Montserrat" w:cs="Arial"/>
          </w:rPr>
          <w:t xml:space="preserve">       </w:t>
        </w:r>
      </w:ins>
      <w:r w:rsidR="0090016C" w:rsidRPr="00684B76">
        <w:rPr>
          <w:rFonts w:ascii="Montserrat" w:hAnsi="Montserrat" w:cs="Arial"/>
          <w:rPrChange w:id="264" w:author="Angelica Rodriguez Ortega" w:date="2023-03-21T19:01:00Z">
            <w:rPr>
              <w:rFonts w:ascii="Montserrat" w:hAnsi="Montserrat" w:cs="Arial"/>
              <w:sz w:val="20"/>
              <w:szCs w:val="20"/>
            </w:rPr>
          </w:rPrChange>
        </w:rPr>
        <w:t>injustificada de los</w:t>
      </w:r>
      <w:r w:rsidR="003031B3" w:rsidRPr="00684B76">
        <w:rPr>
          <w:rFonts w:ascii="Montserrat" w:hAnsi="Montserrat" w:cs="Arial"/>
          <w:rPrChange w:id="265" w:author="Angelica Rodriguez Ortega" w:date="2023-03-21T19:01:00Z">
            <w:rPr>
              <w:rFonts w:ascii="Montserrat" w:hAnsi="Montserrat" w:cs="Arial"/>
              <w:sz w:val="20"/>
              <w:szCs w:val="20"/>
            </w:rPr>
          </w:rPrChange>
        </w:rPr>
        <w:t xml:space="preserve"> usuarios de la </w:t>
      </w:r>
      <w:r w:rsidR="0046325C" w:rsidRPr="00684B76">
        <w:rPr>
          <w:rFonts w:ascii="Montserrat" w:hAnsi="Montserrat" w:cs="Arial"/>
          <w:rPrChange w:id="266" w:author="Angelica Rodriguez Ortega" w:date="2023-03-21T19:01:00Z">
            <w:rPr>
              <w:rFonts w:ascii="Montserrat" w:hAnsi="Montserrat" w:cs="Arial"/>
              <w:sz w:val="20"/>
              <w:szCs w:val="20"/>
            </w:rPr>
          </w:rPrChange>
        </w:rPr>
        <w:t>salud,</w:t>
      </w:r>
      <w:r w:rsidR="0090016C" w:rsidRPr="00684B76">
        <w:rPr>
          <w:rFonts w:ascii="Montserrat" w:hAnsi="Montserrat" w:cs="Arial"/>
          <w:rPrChange w:id="267" w:author="Angelica Rodriguez Ortega" w:date="2023-03-21T19:01:00Z">
            <w:rPr>
              <w:rFonts w:ascii="Montserrat" w:hAnsi="Montserrat" w:cs="Arial"/>
              <w:sz w:val="20"/>
              <w:szCs w:val="20"/>
            </w:rPr>
          </w:rPrChange>
        </w:rPr>
        <w:t xml:space="preserve"> optimizando la capacidad del capital humano y recursos materiales</w:t>
      </w:r>
      <w:r w:rsidR="009B2ED2" w:rsidRPr="00684B76">
        <w:rPr>
          <w:rFonts w:ascii="Montserrat" w:hAnsi="Montserrat" w:cs="Arial"/>
          <w:rPrChange w:id="268" w:author="Angelica Rodriguez Ortega" w:date="2023-03-21T19:01:00Z">
            <w:rPr>
              <w:rFonts w:ascii="Montserrat" w:hAnsi="Montserrat" w:cs="Arial"/>
              <w:sz w:val="20"/>
              <w:szCs w:val="20"/>
            </w:rPr>
          </w:rPrChange>
        </w:rPr>
        <w:t>.</w:t>
      </w:r>
    </w:p>
    <w:p w14:paraId="38747DA1" w14:textId="61CEA45F" w:rsidR="0090016C" w:rsidRPr="00684B76" w:rsidRDefault="0090016C">
      <w:pPr>
        <w:pStyle w:val="Prrafodelista"/>
        <w:widowControl/>
        <w:autoSpaceDE/>
        <w:autoSpaceDN/>
        <w:ind w:left="426" w:right="49"/>
        <w:contextualSpacing/>
        <w:jc w:val="both"/>
        <w:rPr>
          <w:rFonts w:ascii="Montserrat" w:hAnsi="Montserrat" w:cs="Arial"/>
          <w:rPrChange w:id="269" w:author="Angelica Rodriguez Ortega" w:date="2023-03-21T19:01:00Z">
            <w:rPr>
              <w:rFonts w:ascii="Montserrat" w:hAnsi="Montserrat" w:cs="Arial"/>
              <w:sz w:val="20"/>
              <w:szCs w:val="20"/>
            </w:rPr>
          </w:rPrChange>
        </w:rPr>
        <w:pPrChange w:id="270" w:author="Angelica Rodriguez Ortega" w:date="2023-03-13T18:27:00Z">
          <w:pPr>
            <w:pStyle w:val="Prrafodelista"/>
            <w:ind w:left="426" w:right="49" w:hanging="397"/>
            <w:jc w:val="both"/>
          </w:pPr>
        </w:pPrChange>
      </w:pPr>
    </w:p>
    <w:p w14:paraId="68044CC6" w14:textId="77777777" w:rsidR="0090016C" w:rsidRPr="00684B76" w:rsidRDefault="0090016C" w:rsidP="00E05DDC">
      <w:pPr>
        <w:pStyle w:val="Ttulo1"/>
        <w:numPr>
          <w:ilvl w:val="0"/>
          <w:numId w:val="3"/>
        </w:numPr>
        <w:spacing w:before="0"/>
        <w:ind w:left="426" w:right="49" w:hanging="397"/>
        <w:rPr>
          <w:rFonts w:cs="Arial"/>
          <w:sz w:val="22"/>
          <w:szCs w:val="22"/>
          <w:rPrChange w:id="271" w:author="Angelica Rodriguez Ortega" w:date="2023-03-21T19:01:00Z">
            <w:rPr>
              <w:rFonts w:cs="Arial"/>
              <w:sz w:val="20"/>
              <w:szCs w:val="20"/>
            </w:rPr>
          </w:rPrChange>
        </w:rPr>
      </w:pPr>
      <w:bookmarkStart w:id="272" w:name="_Toc106024519"/>
      <w:r w:rsidRPr="00684B76">
        <w:rPr>
          <w:rFonts w:cs="Arial"/>
          <w:sz w:val="22"/>
          <w:szCs w:val="22"/>
          <w:rPrChange w:id="273" w:author="Angelica Rodriguez Ortega" w:date="2023-03-21T19:01:00Z">
            <w:rPr>
              <w:rFonts w:cs="Arial"/>
              <w:sz w:val="20"/>
              <w:szCs w:val="20"/>
            </w:rPr>
          </w:rPrChange>
        </w:rPr>
        <w:t>Fundamento Legal</w:t>
      </w:r>
      <w:bookmarkEnd w:id="272"/>
      <w:r w:rsidRPr="00684B76">
        <w:rPr>
          <w:rFonts w:cs="Arial"/>
          <w:sz w:val="22"/>
          <w:szCs w:val="22"/>
          <w:rPrChange w:id="274" w:author="Angelica Rodriguez Ortega" w:date="2023-03-21T19:01:00Z">
            <w:rPr>
              <w:rFonts w:cs="Arial"/>
              <w:sz w:val="20"/>
              <w:szCs w:val="20"/>
            </w:rPr>
          </w:rPrChange>
        </w:rPr>
        <w:t>:</w:t>
      </w:r>
    </w:p>
    <w:p w14:paraId="0802261E" w14:textId="77777777" w:rsidR="0090016C" w:rsidRPr="00684B76" w:rsidRDefault="0090016C" w:rsidP="0090016C">
      <w:pPr>
        <w:pStyle w:val="Ttulo1"/>
        <w:spacing w:before="0"/>
        <w:ind w:left="426" w:right="49" w:hanging="397"/>
        <w:rPr>
          <w:ins w:id="275" w:author="Angelica Rodriguez Ortega" w:date="2023-03-21T16:35:00Z"/>
          <w:rFonts w:cs="Arial"/>
          <w:sz w:val="22"/>
          <w:szCs w:val="22"/>
          <w:rPrChange w:id="276" w:author="Angelica Rodriguez Ortega" w:date="2023-03-21T19:01:00Z">
            <w:rPr>
              <w:ins w:id="277" w:author="Angelica Rodriguez Ortega" w:date="2023-03-21T16:35:00Z"/>
              <w:rFonts w:cs="Arial"/>
              <w:sz w:val="20"/>
              <w:szCs w:val="20"/>
            </w:rPr>
          </w:rPrChange>
        </w:rPr>
      </w:pPr>
    </w:p>
    <w:p w14:paraId="0A36AFE6" w14:textId="77777777" w:rsidR="006C1656" w:rsidRPr="00684B76" w:rsidRDefault="006C1656" w:rsidP="006C1656">
      <w:pPr>
        <w:jc w:val="both"/>
        <w:rPr>
          <w:ins w:id="278" w:author="Angelica Rodriguez Ortega" w:date="2023-03-21T16:35:00Z"/>
          <w:rFonts w:ascii="Montserrat" w:hAnsi="Montserrat"/>
          <w:b/>
          <w:lang w:eastAsia="es-MX"/>
        </w:rPr>
      </w:pPr>
      <w:ins w:id="279" w:author="Angelica Rodriguez Ortega" w:date="2023-03-21T16:35:00Z">
        <w:r w:rsidRPr="00684B76">
          <w:rPr>
            <w:rFonts w:ascii="Montserrat" w:hAnsi="Montserrat"/>
            <w:b/>
            <w:lang w:eastAsia="es-MX"/>
          </w:rPr>
          <w:t>Leyes:</w:t>
        </w:r>
      </w:ins>
    </w:p>
    <w:p w14:paraId="6F06D2B5" w14:textId="77777777" w:rsidR="006C1656" w:rsidRPr="00684B76" w:rsidRDefault="006C1656" w:rsidP="006C1656">
      <w:pPr>
        <w:jc w:val="both"/>
        <w:rPr>
          <w:ins w:id="280" w:author="Angelica Rodriguez Ortega" w:date="2023-03-21T16:35:00Z"/>
          <w:rFonts w:ascii="Montserrat" w:hAnsi="Montserrat"/>
          <w:lang w:eastAsia="es-MX"/>
        </w:rPr>
      </w:pPr>
    </w:p>
    <w:p w14:paraId="73CE66E2" w14:textId="77777777" w:rsidR="006C1656" w:rsidRPr="00684B76" w:rsidRDefault="006C1656" w:rsidP="006C1656">
      <w:pPr>
        <w:ind w:left="284" w:hanging="284"/>
        <w:jc w:val="both"/>
        <w:rPr>
          <w:ins w:id="281" w:author="Angelica Rodriguez Ortega" w:date="2023-03-21T16:35:00Z"/>
          <w:rFonts w:ascii="Montserrat" w:hAnsi="Montserrat"/>
          <w:lang w:eastAsia="es-MX"/>
        </w:rPr>
      </w:pPr>
      <w:ins w:id="282" w:author="Angelica Rodriguez Ortega" w:date="2023-03-21T16:35:00Z">
        <w:r w:rsidRPr="00684B76">
          <w:rPr>
            <w:rFonts w:ascii="Montserrat" w:hAnsi="Montserrat"/>
            <w:lang w:eastAsia="es-MX"/>
          </w:rPr>
          <w:t>•</w:t>
        </w:r>
        <w:r w:rsidRPr="00684B76">
          <w:rPr>
            <w:rFonts w:ascii="Montserrat" w:hAnsi="Montserrat"/>
            <w:lang w:eastAsia="es-MX"/>
          </w:rPr>
          <w:tab/>
          <w:t>Ley General de Salud, publicada en el Diario Oficial de la Federación, el 7 de febrero de 1984, y sus reformas.</w:t>
        </w:r>
      </w:ins>
    </w:p>
    <w:p w14:paraId="504DD321" w14:textId="77777777" w:rsidR="006C1656" w:rsidRPr="00684B76" w:rsidRDefault="006C1656" w:rsidP="006C1656">
      <w:pPr>
        <w:ind w:left="284" w:hanging="284"/>
        <w:jc w:val="both"/>
        <w:rPr>
          <w:ins w:id="283" w:author="Angelica Rodriguez Ortega" w:date="2023-03-21T16:35:00Z"/>
          <w:rFonts w:ascii="Montserrat" w:hAnsi="Montserrat"/>
          <w:lang w:eastAsia="es-MX"/>
        </w:rPr>
      </w:pPr>
      <w:ins w:id="284" w:author="Angelica Rodriguez Ortega" w:date="2023-03-21T16:35:00Z">
        <w:r w:rsidRPr="00684B76">
          <w:rPr>
            <w:rFonts w:ascii="Montserrat" w:hAnsi="Montserrat"/>
            <w:lang w:eastAsia="es-MX"/>
          </w:rPr>
          <w:t>•</w:t>
        </w:r>
        <w:r w:rsidRPr="00684B76">
          <w:rPr>
            <w:rFonts w:ascii="Montserrat" w:hAnsi="Montserrat"/>
            <w:lang w:eastAsia="es-MX"/>
          </w:rPr>
          <w:tab/>
          <w:t>Ley Federal de Austeridad Republicana, publicada en el Diario Oficial de la Federación el 19 de noviembre de 2019.</w:t>
        </w:r>
      </w:ins>
    </w:p>
    <w:p w14:paraId="54A96989" w14:textId="77777777" w:rsidR="006C1656" w:rsidRPr="00684B76" w:rsidRDefault="006C1656" w:rsidP="006C1656">
      <w:pPr>
        <w:ind w:left="284" w:hanging="284"/>
        <w:jc w:val="both"/>
        <w:rPr>
          <w:ins w:id="285" w:author="Angelica Rodriguez Ortega" w:date="2023-03-21T16:35:00Z"/>
          <w:rFonts w:ascii="Montserrat" w:hAnsi="Montserrat"/>
          <w:lang w:eastAsia="es-MX"/>
        </w:rPr>
      </w:pPr>
      <w:ins w:id="286" w:author="Angelica Rodriguez Ortega" w:date="2023-03-21T16:35:00Z">
        <w:r w:rsidRPr="00684B76">
          <w:rPr>
            <w:rFonts w:ascii="Montserrat" w:hAnsi="Montserrat"/>
            <w:lang w:eastAsia="es-MX"/>
          </w:rPr>
          <w:t>•</w:t>
        </w:r>
        <w:r w:rsidRPr="00684B76">
          <w:rPr>
            <w:rFonts w:ascii="Montserrat" w:hAnsi="Montserrat"/>
            <w:lang w:eastAsia="es-MX"/>
          </w:rPr>
          <w:tab/>
          <w:t>Ley General de Responsabilidades Administrativas, publicada en el Diario Oficial de la Federación el 16 de julio de 2016, y sus reformas.</w:t>
        </w:r>
      </w:ins>
    </w:p>
    <w:p w14:paraId="024290BA" w14:textId="77777777" w:rsidR="006C1656" w:rsidRPr="00684B76" w:rsidRDefault="006C1656" w:rsidP="006C1656">
      <w:pPr>
        <w:ind w:left="284" w:hanging="284"/>
        <w:jc w:val="both"/>
        <w:rPr>
          <w:ins w:id="287" w:author="Angelica Rodriguez Ortega" w:date="2023-03-21T16:35:00Z"/>
          <w:rFonts w:ascii="Montserrat" w:hAnsi="Montserrat"/>
          <w:lang w:eastAsia="es-MX"/>
        </w:rPr>
      </w:pPr>
      <w:ins w:id="288" w:author="Angelica Rodriguez Ortega" w:date="2023-03-21T16:35:00Z">
        <w:r w:rsidRPr="00684B76">
          <w:rPr>
            <w:rFonts w:ascii="Montserrat" w:hAnsi="Montserrat"/>
            <w:lang w:eastAsia="es-MX"/>
          </w:rPr>
          <w:t>•</w:t>
        </w:r>
        <w:r w:rsidRPr="00684B76">
          <w:rPr>
            <w:rFonts w:ascii="Montserrat" w:hAnsi="Montserrat"/>
            <w:lang w:eastAsia="es-MX"/>
          </w:rPr>
          <w:tab/>
          <w:t>Ley Federal de Presupuesto y Responsabilidad Hacendaria, publicada en el Diario Oficial de la Federación el 30 de marzo de 2006, y sus reformas.</w:t>
        </w:r>
      </w:ins>
    </w:p>
    <w:p w14:paraId="4EB6EEE2" w14:textId="77777777" w:rsidR="006C1656" w:rsidRPr="00684B76" w:rsidRDefault="006C1656" w:rsidP="006C1656">
      <w:pPr>
        <w:ind w:left="284" w:hanging="284"/>
        <w:jc w:val="both"/>
        <w:rPr>
          <w:ins w:id="289" w:author="Angelica Rodriguez Ortega" w:date="2023-03-21T16:35:00Z"/>
          <w:rFonts w:ascii="Montserrat" w:hAnsi="Montserrat"/>
          <w:lang w:eastAsia="es-MX"/>
        </w:rPr>
      </w:pPr>
      <w:ins w:id="290" w:author="Angelica Rodriguez Ortega" w:date="2023-03-21T16:35:00Z">
        <w:r w:rsidRPr="00684B76">
          <w:rPr>
            <w:rFonts w:ascii="Montserrat" w:hAnsi="Montserrat"/>
            <w:lang w:eastAsia="es-MX"/>
          </w:rPr>
          <w:t>•</w:t>
        </w:r>
        <w:r w:rsidRPr="00684B76">
          <w:rPr>
            <w:rFonts w:ascii="Montserrat" w:hAnsi="Montserrat"/>
            <w:lang w:eastAsia="es-MX"/>
          </w:rPr>
          <w:tab/>
          <w:t>Artículo 30, de la Ley del Instituto de Seguridad y Servicios Sociales de los Trabajadores del Estado, publicada en el Diario Oficial de la Federación el 31 de marzo de 2007, y sus reformas.</w:t>
        </w:r>
      </w:ins>
    </w:p>
    <w:p w14:paraId="5AF74099" w14:textId="77777777" w:rsidR="006C1656" w:rsidRPr="00684B76" w:rsidRDefault="006C1656" w:rsidP="006C1656">
      <w:pPr>
        <w:jc w:val="both"/>
        <w:rPr>
          <w:ins w:id="291" w:author="Angelica Rodriguez Ortega" w:date="2023-03-21T16:35:00Z"/>
          <w:rFonts w:ascii="Montserrat" w:hAnsi="Montserrat"/>
          <w:lang w:eastAsia="es-MX"/>
        </w:rPr>
      </w:pPr>
    </w:p>
    <w:p w14:paraId="5A761F06" w14:textId="77777777" w:rsidR="006C1656" w:rsidRPr="00684B76" w:rsidRDefault="006C1656" w:rsidP="006C1656">
      <w:pPr>
        <w:jc w:val="both"/>
        <w:rPr>
          <w:ins w:id="292" w:author="Angelica Rodriguez Ortega" w:date="2023-03-21T16:35:00Z"/>
          <w:rFonts w:ascii="Montserrat" w:hAnsi="Montserrat"/>
          <w:b/>
          <w:lang w:eastAsia="es-MX"/>
        </w:rPr>
      </w:pPr>
      <w:ins w:id="293" w:author="Angelica Rodriguez Ortega" w:date="2023-03-21T16:35:00Z">
        <w:r w:rsidRPr="00684B76">
          <w:rPr>
            <w:rFonts w:ascii="Montserrat" w:hAnsi="Montserrat"/>
            <w:b/>
            <w:lang w:eastAsia="es-MX"/>
          </w:rPr>
          <w:t>Reglamentos:</w:t>
        </w:r>
      </w:ins>
    </w:p>
    <w:p w14:paraId="0091032C" w14:textId="77777777" w:rsidR="006C1656" w:rsidRPr="00684B76" w:rsidRDefault="006C1656" w:rsidP="006C1656">
      <w:pPr>
        <w:jc w:val="both"/>
        <w:rPr>
          <w:ins w:id="294" w:author="Angelica Rodriguez Ortega" w:date="2023-03-21T16:35:00Z"/>
          <w:rFonts w:ascii="Montserrat" w:hAnsi="Montserrat"/>
          <w:lang w:eastAsia="es-MX"/>
        </w:rPr>
      </w:pPr>
    </w:p>
    <w:p w14:paraId="5633683B" w14:textId="77777777" w:rsidR="006C1656" w:rsidRPr="00684B76" w:rsidRDefault="006C1656" w:rsidP="006C1656">
      <w:pPr>
        <w:ind w:left="284" w:hanging="284"/>
        <w:jc w:val="both"/>
        <w:rPr>
          <w:ins w:id="295" w:author="Angelica Rodriguez Ortega" w:date="2023-03-21T16:35:00Z"/>
          <w:rFonts w:ascii="Montserrat" w:hAnsi="Montserrat"/>
          <w:lang w:eastAsia="es-MX"/>
        </w:rPr>
      </w:pPr>
      <w:ins w:id="296" w:author="Angelica Rodriguez Ortega" w:date="2023-03-21T16:35:00Z">
        <w:r w:rsidRPr="00684B76">
          <w:rPr>
            <w:rFonts w:ascii="Montserrat" w:hAnsi="Montserrat"/>
            <w:lang w:eastAsia="es-MX"/>
          </w:rPr>
          <w:t>•</w:t>
        </w:r>
        <w:r w:rsidRPr="00684B76">
          <w:rPr>
            <w:rFonts w:ascii="Montserrat" w:hAnsi="Montserrat"/>
            <w:lang w:eastAsia="es-MX"/>
          </w:rPr>
          <w:tab/>
          <w:t>Artículos 3, fracción XLIII, 12, 13, 14, 15, 16, 17, 18 y 19, del Reglamento de Servicios Médicos del Instituto de Seguridad y Servicios Sociales de los Trabajadores del Estado, publicado en el Diario Oficial de la Federación el 31 de octubre de 2016.</w:t>
        </w:r>
      </w:ins>
    </w:p>
    <w:p w14:paraId="0D327096" w14:textId="77777777" w:rsidR="006C1656" w:rsidRPr="00684B76" w:rsidRDefault="006C1656" w:rsidP="006C1656">
      <w:pPr>
        <w:jc w:val="both"/>
        <w:rPr>
          <w:ins w:id="297" w:author="Angelica Rodriguez Ortega" w:date="2023-03-21T16:35:00Z"/>
          <w:rFonts w:ascii="Montserrat" w:hAnsi="Montserrat"/>
          <w:lang w:eastAsia="es-MX"/>
        </w:rPr>
      </w:pPr>
    </w:p>
    <w:p w14:paraId="6315DE91" w14:textId="77777777" w:rsidR="006C1656" w:rsidRPr="00684B76" w:rsidRDefault="006C1656" w:rsidP="006C1656">
      <w:pPr>
        <w:jc w:val="both"/>
        <w:rPr>
          <w:ins w:id="298" w:author="Angelica Rodriguez Ortega" w:date="2023-03-21T16:35:00Z"/>
          <w:rFonts w:ascii="Montserrat" w:hAnsi="Montserrat"/>
          <w:lang w:eastAsia="es-MX"/>
        </w:rPr>
      </w:pPr>
    </w:p>
    <w:p w14:paraId="590843BB" w14:textId="77777777" w:rsidR="006C1656" w:rsidRPr="00684B76" w:rsidRDefault="006C1656" w:rsidP="006C1656">
      <w:pPr>
        <w:jc w:val="both"/>
        <w:rPr>
          <w:ins w:id="299" w:author="Angelica Rodriguez Ortega" w:date="2023-03-21T16:35:00Z"/>
          <w:rFonts w:ascii="Montserrat" w:hAnsi="Montserrat"/>
          <w:b/>
          <w:lang w:eastAsia="es-MX"/>
        </w:rPr>
      </w:pPr>
      <w:ins w:id="300" w:author="Angelica Rodriguez Ortega" w:date="2023-03-21T16:35:00Z">
        <w:r w:rsidRPr="00684B76">
          <w:rPr>
            <w:rFonts w:ascii="Montserrat" w:hAnsi="Montserrat"/>
            <w:b/>
            <w:lang w:eastAsia="es-MX"/>
          </w:rPr>
          <w:t>Estatuto:</w:t>
        </w:r>
      </w:ins>
    </w:p>
    <w:p w14:paraId="2D1B3BB8" w14:textId="77777777" w:rsidR="006C1656" w:rsidRPr="00684B76" w:rsidRDefault="006C1656">
      <w:pPr>
        <w:shd w:val="clear" w:color="auto" w:fill="FFFFFF" w:themeFill="background1"/>
        <w:jc w:val="both"/>
        <w:rPr>
          <w:ins w:id="301" w:author="Angelica Rodriguez Ortega" w:date="2023-03-21T16:35:00Z"/>
          <w:rFonts w:ascii="Montserrat" w:hAnsi="Montserrat"/>
          <w:color w:val="000000" w:themeColor="text1"/>
          <w:lang w:eastAsia="es-MX"/>
          <w:rPrChange w:id="302" w:author="Angelica Rodriguez Ortega" w:date="2023-03-21T19:01:00Z">
            <w:rPr>
              <w:ins w:id="303" w:author="Angelica Rodriguez Ortega" w:date="2023-03-21T16:35:00Z"/>
              <w:rFonts w:ascii="Montserrat" w:hAnsi="Montserrat"/>
              <w:lang w:eastAsia="es-MX"/>
            </w:rPr>
          </w:rPrChange>
        </w:rPr>
        <w:pPrChange w:id="304" w:author="Angelica Rodriguez Ortega" w:date="2023-03-21T18:57:00Z">
          <w:pPr>
            <w:jc w:val="both"/>
          </w:pPr>
        </w:pPrChange>
      </w:pPr>
    </w:p>
    <w:p w14:paraId="08CED312" w14:textId="49117AD2" w:rsidR="006C1656" w:rsidRPr="00684B76" w:rsidRDefault="000F1DD3">
      <w:pPr>
        <w:pStyle w:val="Prrafodelista"/>
        <w:widowControl/>
        <w:numPr>
          <w:ilvl w:val="0"/>
          <w:numId w:val="10"/>
        </w:numPr>
        <w:shd w:val="clear" w:color="auto" w:fill="FFFFFF" w:themeFill="background1"/>
        <w:autoSpaceDE/>
        <w:autoSpaceDN/>
        <w:ind w:left="426" w:right="49"/>
        <w:contextualSpacing/>
        <w:jc w:val="both"/>
        <w:rPr>
          <w:ins w:id="305" w:author="Angelica Rodriguez Ortega" w:date="2023-03-21T16:35:00Z"/>
          <w:rFonts w:ascii="Montserrat" w:hAnsi="Montserrat"/>
          <w:lang w:eastAsia="es-MX"/>
        </w:rPr>
        <w:pPrChange w:id="306" w:author="Angelica Rodriguez Ortega" w:date="2023-03-21T18:57:00Z">
          <w:pPr>
            <w:ind w:left="284" w:hanging="284"/>
            <w:jc w:val="both"/>
          </w:pPr>
        </w:pPrChange>
      </w:pPr>
      <w:ins w:id="307" w:author="Angelica Rodriguez Ortega" w:date="2023-03-21T16:35:00Z">
        <w:r w:rsidRPr="00684B76">
          <w:rPr>
            <w:rFonts w:ascii="Montserrat" w:hAnsi="Montserrat"/>
            <w:color w:val="000000" w:themeColor="text1"/>
            <w:lang w:eastAsia="es-MX"/>
            <w:rPrChange w:id="308" w:author="Angelica Rodriguez Ortega" w:date="2023-03-21T19:01:00Z">
              <w:rPr>
                <w:rFonts w:ascii="Montserrat" w:hAnsi="Montserrat"/>
                <w:color w:val="FF0000"/>
                <w:lang w:eastAsia="es-MX"/>
              </w:rPr>
            </w:rPrChange>
          </w:rPr>
          <w:t>Artículo 54</w:t>
        </w:r>
        <w:r w:rsidR="006C1656" w:rsidRPr="00684B76">
          <w:rPr>
            <w:rFonts w:ascii="Montserrat" w:hAnsi="Montserrat"/>
            <w:color w:val="000000" w:themeColor="text1"/>
            <w:lang w:eastAsia="es-MX"/>
            <w:rPrChange w:id="309" w:author="Angelica Rodriguez Ortega" w:date="2023-03-21T19:01:00Z">
              <w:rPr>
                <w:rFonts w:ascii="Montserrat" w:hAnsi="Montserrat"/>
                <w:lang w:eastAsia="es-MX"/>
              </w:rPr>
            </w:rPrChange>
          </w:rPr>
          <w:t>, fracción III, del Estatuto Orgánico del Instituto de Seguridad y Servicios Sociales de lo</w:t>
        </w:r>
        <w:r w:rsidR="006C1656" w:rsidRPr="00684B76">
          <w:rPr>
            <w:rFonts w:ascii="Montserrat" w:hAnsi="Montserrat"/>
            <w:lang w:eastAsia="es-MX"/>
          </w:rPr>
          <w:t xml:space="preserve">s Trabajadores del Estado, publicado en el Diario Oficial de la Federación el </w:t>
        </w:r>
      </w:ins>
      <w:ins w:id="310" w:author="Angelica Rodriguez Ortega" w:date="2023-03-21T16:37:00Z">
        <w:r w:rsidR="006C1656" w:rsidRPr="00684B76">
          <w:rPr>
            <w:rFonts w:ascii="Montserrat" w:hAnsi="Montserrat" w:cs="Arial"/>
            <w:rPrChange w:id="311" w:author="Angelica Rodriguez Ortega" w:date="2023-03-21T19:01:00Z">
              <w:rPr>
                <w:rFonts w:ascii="Montserrat" w:hAnsi="Montserrat" w:cs="Arial"/>
                <w:sz w:val="20"/>
                <w:szCs w:val="20"/>
              </w:rPr>
            </w:rPrChange>
          </w:rPr>
          <w:t>06 de enero 2023.</w:t>
        </w:r>
        <w:r w:rsidR="006C1656" w:rsidRPr="00684B76">
          <w:rPr>
            <w:rFonts w:ascii="Montserrat" w:hAnsi="Montserrat"/>
            <w:lang w:eastAsia="es-MX"/>
          </w:rPr>
          <w:t xml:space="preserve"> </w:t>
        </w:r>
      </w:ins>
    </w:p>
    <w:p w14:paraId="0184091F" w14:textId="77777777" w:rsidR="006C1656" w:rsidRPr="00684B76" w:rsidRDefault="006C1656" w:rsidP="006C1656">
      <w:pPr>
        <w:jc w:val="both"/>
        <w:rPr>
          <w:ins w:id="312" w:author="Angelica Rodriguez Ortega" w:date="2023-03-21T16:35:00Z"/>
          <w:rFonts w:ascii="Montserrat" w:hAnsi="Montserrat"/>
          <w:lang w:eastAsia="es-MX"/>
        </w:rPr>
      </w:pPr>
    </w:p>
    <w:p w14:paraId="415EAADA" w14:textId="77777777" w:rsidR="006C1656" w:rsidRPr="00684B76" w:rsidRDefault="006C1656" w:rsidP="006C1656">
      <w:pPr>
        <w:jc w:val="both"/>
        <w:rPr>
          <w:ins w:id="313" w:author="Angelica Rodriguez Ortega" w:date="2023-03-21T16:35:00Z"/>
          <w:rFonts w:ascii="Montserrat" w:hAnsi="Montserrat"/>
          <w:b/>
          <w:lang w:eastAsia="es-MX"/>
        </w:rPr>
      </w:pPr>
      <w:ins w:id="314" w:author="Angelica Rodriguez Ortega" w:date="2023-03-21T16:35:00Z">
        <w:r w:rsidRPr="00684B76">
          <w:rPr>
            <w:rFonts w:ascii="Montserrat" w:hAnsi="Montserrat"/>
            <w:b/>
            <w:lang w:eastAsia="es-MX"/>
          </w:rPr>
          <w:t>Manuales:</w:t>
        </w:r>
      </w:ins>
    </w:p>
    <w:p w14:paraId="67CD36B3" w14:textId="77777777" w:rsidR="006C1656" w:rsidRPr="00684B76" w:rsidRDefault="006C1656" w:rsidP="006C1656">
      <w:pPr>
        <w:jc w:val="both"/>
        <w:rPr>
          <w:ins w:id="315" w:author="Angelica Rodriguez Ortega" w:date="2023-03-21T16:35:00Z"/>
          <w:rFonts w:ascii="Montserrat" w:hAnsi="Montserrat"/>
          <w:lang w:eastAsia="es-MX"/>
        </w:rPr>
      </w:pPr>
    </w:p>
    <w:p w14:paraId="46B85D99" w14:textId="77777777" w:rsidR="006C1656" w:rsidRPr="00684B76" w:rsidRDefault="006C1656" w:rsidP="006C1656">
      <w:pPr>
        <w:ind w:left="284" w:hanging="284"/>
        <w:jc w:val="both"/>
        <w:rPr>
          <w:ins w:id="316" w:author="Angelica Rodriguez Ortega" w:date="2023-03-21T16:35:00Z"/>
          <w:rFonts w:ascii="Montserrat" w:hAnsi="Montserrat"/>
          <w:lang w:eastAsia="es-MX"/>
        </w:rPr>
      </w:pPr>
      <w:ins w:id="317" w:author="Angelica Rodriguez Ortega" w:date="2023-03-21T16:35:00Z">
        <w:r w:rsidRPr="00684B76">
          <w:rPr>
            <w:rFonts w:ascii="Montserrat" w:hAnsi="Montserrat"/>
            <w:lang w:eastAsia="es-MX"/>
          </w:rPr>
          <w:t>•</w:t>
        </w:r>
        <w:r w:rsidRPr="00684B76">
          <w:rPr>
            <w:rFonts w:ascii="Montserrat" w:hAnsi="Montserrat"/>
            <w:lang w:eastAsia="es-MX"/>
          </w:rPr>
          <w:tab/>
          <w:t>Manual de Organización General del Instituto de Seguridad y Servicios Sociales de los Trabajadores del Estado.</w:t>
        </w:r>
      </w:ins>
    </w:p>
    <w:p w14:paraId="29EB97FE" w14:textId="77777777" w:rsidR="006C1656" w:rsidRPr="00684B76" w:rsidRDefault="006C1656" w:rsidP="006C1656">
      <w:pPr>
        <w:ind w:left="284" w:hanging="284"/>
        <w:jc w:val="both"/>
        <w:rPr>
          <w:ins w:id="318" w:author="Angelica Rodriguez Ortega" w:date="2023-03-21T16:35:00Z"/>
          <w:rFonts w:ascii="Montserrat" w:hAnsi="Montserrat"/>
          <w:lang w:eastAsia="es-MX"/>
        </w:rPr>
      </w:pPr>
      <w:ins w:id="319" w:author="Angelica Rodriguez Ortega" w:date="2023-03-21T16:35:00Z">
        <w:r w:rsidRPr="00684B76">
          <w:rPr>
            <w:rFonts w:ascii="Montserrat" w:hAnsi="Montserrat"/>
            <w:lang w:eastAsia="es-MX"/>
          </w:rPr>
          <w:t>•</w:t>
        </w:r>
        <w:r w:rsidRPr="00684B76">
          <w:rPr>
            <w:rFonts w:ascii="Montserrat" w:hAnsi="Montserrat"/>
            <w:lang w:eastAsia="es-MX"/>
          </w:rPr>
          <w:tab/>
          <w:t>Manual de Procedimientos de Delegaciones del Instituto de Seguridad y Servicios Sociales de los Trabajadores del Estado Tipo “B” Tomo 2 Parte 1 (Subdelegación Médica. Procedimientos 1 a 7 del Departamento de Programación y Desarrollo y 1 a 5 del Departamento de Atención Médica). La Dirección Normativa de Salud, es el área técnica responsable del diseño, prestación y supervisión de los servicios médicos del Instituto establecidos en el seguro de salud.</w:t>
        </w:r>
      </w:ins>
    </w:p>
    <w:p w14:paraId="4E32A3D8" w14:textId="77777777" w:rsidR="006C1656" w:rsidRPr="00684B76" w:rsidRDefault="006C1656" w:rsidP="006C1656">
      <w:pPr>
        <w:jc w:val="both"/>
        <w:rPr>
          <w:ins w:id="320" w:author="Angelica Rodriguez Ortega" w:date="2023-03-21T16:35:00Z"/>
          <w:rFonts w:ascii="Montserrat" w:hAnsi="Montserrat"/>
          <w:lang w:eastAsia="es-MX"/>
        </w:rPr>
      </w:pPr>
    </w:p>
    <w:p w14:paraId="07C474A2" w14:textId="77777777" w:rsidR="006C1656" w:rsidRPr="00684B76" w:rsidRDefault="006C1656" w:rsidP="006C1656">
      <w:pPr>
        <w:jc w:val="both"/>
        <w:rPr>
          <w:ins w:id="321" w:author="Angelica Rodriguez Ortega" w:date="2023-03-21T16:35:00Z"/>
          <w:rFonts w:ascii="Montserrat" w:hAnsi="Montserrat"/>
          <w:b/>
          <w:lang w:eastAsia="es-MX"/>
        </w:rPr>
      </w:pPr>
      <w:ins w:id="322" w:author="Angelica Rodriguez Ortega" w:date="2023-03-21T16:35:00Z">
        <w:r w:rsidRPr="00684B76">
          <w:rPr>
            <w:rFonts w:ascii="Montserrat" w:hAnsi="Montserrat"/>
            <w:b/>
            <w:lang w:eastAsia="es-MX"/>
          </w:rPr>
          <w:t>Otros Instrumentos:</w:t>
        </w:r>
      </w:ins>
    </w:p>
    <w:p w14:paraId="16BB1231" w14:textId="77777777" w:rsidR="006C1656" w:rsidRPr="00684B76" w:rsidRDefault="006C1656" w:rsidP="006C1656">
      <w:pPr>
        <w:jc w:val="both"/>
        <w:rPr>
          <w:ins w:id="323" w:author="Angelica Rodriguez Ortega" w:date="2023-03-21T16:35:00Z"/>
          <w:rFonts w:ascii="Montserrat" w:hAnsi="Montserrat"/>
          <w:lang w:eastAsia="es-MX"/>
        </w:rPr>
      </w:pPr>
    </w:p>
    <w:p w14:paraId="21B5A324" w14:textId="77777777" w:rsidR="006C1656" w:rsidRPr="00684B76" w:rsidRDefault="006C1656" w:rsidP="006C1656">
      <w:pPr>
        <w:ind w:left="284" w:hanging="284"/>
        <w:jc w:val="both"/>
        <w:rPr>
          <w:ins w:id="324" w:author="Angelica Rodriguez Ortega" w:date="2023-03-21T16:35:00Z"/>
          <w:rFonts w:ascii="Montserrat" w:hAnsi="Montserrat"/>
          <w:lang w:eastAsia="es-MX"/>
        </w:rPr>
      </w:pPr>
      <w:ins w:id="325" w:author="Angelica Rodriguez Ortega" w:date="2023-03-21T16:35:00Z">
        <w:r w:rsidRPr="00684B76">
          <w:rPr>
            <w:rFonts w:ascii="Montserrat" w:hAnsi="Montserrat"/>
            <w:lang w:eastAsia="es-MX"/>
          </w:rPr>
          <w:t>•</w:t>
        </w:r>
        <w:r w:rsidRPr="00684B76">
          <w:rPr>
            <w:rFonts w:ascii="Montserrat" w:hAnsi="Montserrat"/>
            <w:lang w:eastAsia="es-MX"/>
          </w:rPr>
          <w:tab/>
          <w:t>ACUERDO 49.1353.2016 de la Junta Directiva por el que aprueba la Regionalización Operativa del Sistema Institucional de los Servicios de Salud en el Instituto de Seguridad y Servicios Sociales de los Trabajadores del Estado, publicado en el Diario Oficial de la Federación el 9 de agosto de 2016.</w:t>
        </w:r>
      </w:ins>
    </w:p>
    <w:p w14:paraId="0F3548CE" w14:textId="77777777" w:rsidR="006C1656" w:rsidRPr="00684B76" w:rsidRDefault="006C1656" w:rsidP="0090016C">
      <w:pPr>
        <w:pStyle w:val="Ttulo1"/>
        <w:spacing w:before="0"/>
        <w:ind w:left="426" w:right="49" w:hanging="397"/>
        <w:rPr>
          <w:rFonts w:cs="Arial"/>
          <w:sz w:val="22"/>
          <w:szCs w:val="22"/>
          <w:lang w:val="es-ES"/>
          <w:rPrChange w:id="326" w:author="Angelica Rodriguez Ortega" w:date="2023-03-21T19:01:00Z">
            <w:rPr>
              <w:rFonts w:cs="Arial"/>
              <w:sz w:val="20"/>
              <w:szCs w:val="20"/>
            </w:rPr>
          </w:rPrChange>
        </w:rPr>
      </w:pPr>
    </w:p>
    <w:p w14:paraId="557D0CBD" w14:textId="77777777" w:rsidR="0090016C" w:rsidRPr="00684B76" w:rsidRDefault="0090016C" w:rsidP="0090016C">
      <w:pPr>
        <w:ind w:left="426" w:right="49"/>
        <w:jc w:val="both"/>
        <w:rPr>
          <w:rFonts w:ascii="Montserrat" w:eastAsia="Montserrat" w:hAnsi="Montserrat" w:cs="Arial"/>
          <w:b/>
          <w:bCs/>
          <w:color w:val="9D2449"/>
          <w:rPrChange w:id="327" w:author="Angelica Rodriguez Ortega" w:date="2023-03-21T19:01:00Z">
            <w:rPr>
              <w:rFonts w:ascii="Montserrat" w:eastAsia="Montserrat" w:hAnsi="Montserrat" w:cs="Arial"/>
              <w:b/>
              <w:bCs/>
              <w:color w:val="9D2449"/>
              <w:sz w:val="20"/>
              <w:szCs w:val="20"/>
            </w:rPr>
          </w:rPrChange>
        </w:rPr>
      </w:pPr>
    </w:p>
    <w:p w14:paraId="395E7F35" w14:textId="4B185876" w:rsidR="00CF7FB7" w:rsidRPr="00684B76" w:rsidDel="006C1656" w:rsidRDefault="006C1656">
      <w:pPr>
        <w:pStyle w:val="Prrafodelista"/>
        <w:widowControl/>
        <w:autoSpaceDE/>
        <w:autoSpaceDN/>
        <w:ind w:left="720" w:right="49" w:hanging="720"/>
        <w:contextualSpacing/>
        <w:rPr>
          <w:del w:id="328" w:author="Angelica Rodriguez Ortega" w:date="2023-03-21T16:38:00Z"/>
          <w:rFonts w:ascii="Montserrat" w:hAnsi="Montserrat" w:cs="Arial"/>
          <w:rPrChange w:id="329" w:author="Angelica Rodriguez Ortega" w:date="2023-03-21T19:01:00Z">
            <w:rPr>
              <w:del w:id="330" w:author="Angelica Rodriguez Ortega" w:date="2023-03-21T16:38:00Z"/>
              <w:rFonts w:ascii="Montserrat" w:hAnsi="Montserrat" w:cs="Arial"/>
              <w:sz w:val="20"/>
              <w:szCs w:val="20"/>
            </w:rPr>
          </w:rPrChange>
        </w:rPr>
        <w:pPrChange w:id="331" w:author="Angelica Rodriguez Ortega" w:date="2023-03-21T16:38:00Z">
          <w:pPr>
            <w:pStyle w:val="Prrafodelista"/>
            <w:widowControl/>
            <w:numPr>
              <w:numId w:val="8"/>
            </w:numPr>
            <w:autoSpaceDE/>
            <w:autoSpaceDN/>
            <w:ind w:left="426" w:right="49" w:hanging="360"/>
            <w:contextualSpacing/>
            <w:jc w:val="both"/>
          </w:pPr>
        </w:pPrChange>
      </w:pPr>
      <w:ins w:id="332" w:author="Angelica Rodriguez Ortega" w:date="2023-03-21T16:38:00Z">
        <w:r w:rsidRPr="00684B76">
          <w:rPr>
            <w:rFonts w:ascii="Montserrat" w:hAnsi="Montserrat" w:cs="Arial"/>
            <w:rPrChange w:id="333" w:author="Angelica Rodriguez Ortega" w:date="2023-03-21T19:01:00Z">
              <w:rPr>
                <w:rFonts w:cs="Arial"/>
                <w:sz w:val="20"/>
                <w:szCs w:val="20"/>
              </w:rPr>
            </w:rPrChange>
          </w:rPr>
          <w:t>3.</w:t>
        </w:r>
      </w:ins>
      <w:del w:id="334" w:author="Angelica Rodriguez Ortega" w:date="2023-03-21T16:38:00Z">
        <w:r w:rsidR="00CF7FB7" w:rsidRPr="00684B76" w:rsidDel="006C1656">
          <w:rPr>
            <w:rFonts w:ascii="Montserrat" w:hAnsi="Montserrat" w:cs="Arial"/>
            <w:rPrChange w:id="335" w:author="Angelica Rodriguez Ortega" w:date="2023-03-21T19:01:00Z">
              <w:rPr>
                <w:rFonts w:ascii="Montserrat" w:hAnsi="Montserrat" w:cs="Arial"/>
                <w:sz w:val="20"/>
                <w:szCs w:val="20"/>
              </w:rPr>
            </w:rPrChange>
          </w:rPr>
          <w:delText xml:space="preserve">Constitución Política de los Estados Unidos Mexicanos. </w:delText>
        </w:r>
      </w:del>
    </w:p>
    <w:p w14:paraId="7942F834" w14:textId="37A24B1B" w:rsidR="0090016C" w:rsidRPr="00684B76" w:rsidDel="006C1656" w:rsidRDefault="0090016C">
      <w:pPr>
        <w:pStyle w:val="Prrafodelista"/>
        <w:widowControl/>
        <w:autoSpaceDE/>
        <w:autoSpaceDN/>
        <w:ind w:left="720" w:right="49" w:hanging="720"/>
        <w:contextualSpacing/>
        <w:rPr>
          <w:del w:id="336" w:author="Angelica Rodriguez Ortega" w:date="2023-03-21T16:38:00Z"/>
          <w:rFonts w:ascii="Montserrat" w:hAnsi="Montserrat" w:cs="Arial"/>
          <w:rPrChange w:id="337" w:author="Angelica Rodriguez Ortega" w:date="2023-03-21T19:01:00Z">
            <w:rPr>
              <w:del w:id="338" w:author="Angelica Rodriguez Ortega" w:date="2023-03-21T16:38:00Z"/>
              <w:rFonts w:ascii="Montserrat" w:hAnsi="Montserrat" w:cs="Arial"/>
              <w:sz w:val="20"/>
              <w:szCs w:val="20"/>
            </w:rPr>
          </w:rPrChange>
        </w:rPr>
        <w:pPrChange w:id="339" w:author="Angelica Rodriguez Ortega" w:date="2023-03-21T16:38:00Z">
          <w:pPr>
            <w:pStyle w:val="Prrafodelista"/>
            <w:widowControl/>
            <w:numPr>
              <w:numId w:val="8"/>
            </w:numPr>
            <w:autoSpaceDE/>
            <w:autoSpaceDN/>
            <w:ind w:left="426" w:right="49" w:hanging="360"/>
            <w:contextualSpacing/>
            <w:jc w:val="both"/>
          </w:pPr>
        </w:pPrChange>
      </w:pPr>
      <w:del w:id="340" w:author="Angelica Rodriguez Ortega" w:date="2023-03-21T16:38:00Z">
        <w:r w:rsidRPr="00684B76" w:rsidDel="006C1656">
          <w:rPr>
            <w:rFonts w:ascii="Montserrat" w:hAnsi="Montserrat" w:cs="Arial"/>
            <w:rPrChange w:id="341" w:author="Angelica Rodriguez Ortega" w:date="2023-03-21T19:01:00Z">
              <w:rPr>
                <w:rFonts w:ascii="Montserrat" w:hAnsi="Montserrat" w:cs="Arial"/>
                <w:sz w:val="20"/>
                <w:szCs w:val="20"/>
              </w:rPr>
            </w:rPrChange>
          </w:rPr>
          <w:delText>Ley General de Salud, publicada en el Diario Oficial de la Federación, el 7 de febrero de 1984, y sus reformas.</w:delText>
        </w:r>
      </w:del>
    </w:p>
    <w:p w14:paraId="1938EEEF" w14:textId="66CDC914" w:rsidR="0090016C" w:rsidRPr="00684B76" w:rsidDel="006C1656" w:rsidRDefault="0090016C">
      <w:pPr>
        <w:pStyle w:val="Prrafodelista"/>
        <w:widowControl/>
        <w:autoSpaceDE/>
        <w:autoSpaceDN/>
        <w:ind w:left="720" w:right="49" w:hanging="720"/>
        <w:contextualSpacing/>
        <w:rPr>
          <w:del w:id="342" w:author="Angelica Rodriguez Ortega" w:date="2023-03-21T16:38:00Z"/>
          <w:rFonts w:ascii="Montserrat" w:hAnsi="Montserrat" w:cs="Arial"/>
          <w:rPrChange w:id="343" w:author="Angelica Rodriguez Ortega" w:date="2023-03-21T19:01:00Z">
            <w:rPr>
              <w:del w:id="344" w:author="Angelica Rodriguez Ortega" w:date="2023-03-21T16:38:00Z"/>
              <w:rFonts w:ascii="Montserrat" w:hAnsi="Montserrat" w:cs="Arial"/>
              <w:sz w:val="20"/>
              <w:szCs w:val="20"/>
            </w:rPr>
          </w:rPrChange>
        </w:rPr>
        <w:pPrChange w:id="345" w:author="Angelica Rodriguez Ortega" w:date="2023-03-21T16:38:00Z">
          <w:pPr>
            <w:pStyle w:val="Prrafodelista"/>
            <w:widowControl/>
            <w:numPr>
              <w:numId w:val="8"/>
            </w:numPr>
            <w:autoSpaceDE/>
            <w:autoSpaceDN/>
            <w:ind w:left="426" w:right="49" w:hanging="360"/>
            <w:contextualSpacing/>
            <w:jc w:val="both"/>
          </w:pPr>
        </w:pPrChange>
      </w:pPr>
      <w:del w:id="346" w:author="Angelica Rodriguez Ortega" w:date="2023-03-21T16:38:00Z">
        <w:r w:rsidRPr="00684B76" w:rsidDel="006C1656">
          <w:rPr>
            <w:rFonts w:ascii="Montserrat" w:hAnsi="Montserrat" w:cs="Arial"/>
            <w:rPrChange w:id="347" w:author="Angelica Rodriguez Ortega" w:date="2023-03-21T19:01:00Z">
              <w:rPr>
                <w:rFonts w:ascii="Montserrat" w:hAnsi="Montserrat" w:cs="Arial"/>
                <w:sz w:val="20"/>
                <w:szCs w:val="20"/>
              </w:rPr>
            </w:rPrChange>
          </w:rPr>
          <w:delText>Ley Federal de Austeridad Republicana, publicada en el Diario Oficial de la Federación el 19 de noviembre de 2019.</w:delText>
        </w:r>
      </w:del>
    </w:p>
    <w:p w14:paraId="38330D08" w14:textId="69421DF9" w:rsidR="0090016C" w:rsidRPr="00684B76" w:rsidDel="006C1656" w:rsidRDefault="0090016C">
      <w:pPr>
        <w:pStyle w:val="Prrafodelista"/>
        <w:widowControl/>
        <w:autoSpaceDE/>
        <w:autoSpaceDN/>
        <w:ind w:left="720" w:right="49" w:hanging="720"/>
        <w:contextualSpacing/>
        <w:rPr>
          <w:del w:id="348" w:author="Angelica Rodriguez Ortega" w:date="2023-03-21T16:38:00Z"/>
          <w:rFonts w:ascii="Montserrat" w:hAnsi="Montserrat" w:cs="Arial"/>
          <w:rPrChange w:id="349" w:author="Angelica Rodriguez Ortega" w:date="2023-03-21T19:01:00Z">
            <w:rPr>
              <w:del w:id="350" w:author="Angelica Rodriguez Ortega" w:date="2023-03-21T16:38:00Z"/>
              <w:rFonts w:ascii="Montserrat" w:hAnsi="Montserrat" w:cs="Arial"/>
              <w:sz w:val="20"/>
              <w:szCs w:val="20"/>
            </w:rPr>
          </w:rPrChange>
        </w:rPr>
        <w:pPrChange w:id="351" w:author="Angelica Rodriguez Ortega" w:date="2023-03-21T16:38:00Z">
          <w:pPr>
            <w:pStyle w:val="Prrafodelista"/>
            <w:widowControl/>
            <w:numPr>
              <w:numId w:val="8"/>
            </w:numPr>
            <w:autoSpaceDE/>
            <w:autoSpaceDN/>
            <w:ind w:left="426" w:right="49" w:hanging="360"/>
            <w:contextualSpacing/>
            <w:jc w:val="both"/>
          </w:pPr>
        </w:pPrChange>
      </w:pPr>
      <w:del w:id="352" w:author="Angelica Rodriguez Ortega" w:date="2023-03-21T16:38:00Z">
        <w:r w:rsidRPr="00684B76" w:rsidDel="006C1656">
          <w:rPr>
            <w:rFonts w:ascii="Montserrat" w:hAnsi="Montserrat" w:cs="Arial"/>
            <w:rPrChange w:id="353" w:author="Angelica Rodriguez Ortega" w:date="2023-03-21T19:01:00Z">
              <w:rPr>
                <w:rFonts w:ascii="Montserrat" w:hAnsi="Montserrat" w:cs="Arial"/>
                <w:sz w:val="20"/>
                <w:szCs w:val="20"/>
              </w:rPr>
            </w:rPrChange>
          </w:rPr>
          <w:delText>Ley General de Responsabilidades Administrativas, publicada en el Diario Oficial de la Federación el 16 de julio de 2016, y sus reformas.</w:delText>
        </w:r>
      </w:del>
    </w:p>
    <w:p w14:paraId="1987CD51" w14:textId="3DD178C0" w:rsidR="0090016C" w:rsidRPr="00684B76" w:rsidDel="006C1656" w:rsidRDefault="0090016C">
      <w:pPr>
        <w:pStyle w:val="Prrafodelista"/>
        <w:widowControl/>
        <w:autoSpaceDE/>
        <w:autoSpaceDN/>
        <w:ind w:left="720" w:right="49" w:hanging="720"/>
        <w:contextualSpacing/>
        <w:rPr>
          <w:del w:id="354" w:author="Angelica Rodriguez Ortega" w:date="2023-03-21T16:38:00Z"/>
          <w:rFonts w:ascii="Montserrat" w:hAnsi="Montserrat" w:cs="Arial"/>
          <w:rPrChange w:id="355" w:author="Angelica Rodriguez Ortega" w:date="2023-03-21T19:01:00Z">
            <w:rPr>
              <w:del w:id="356" w:author="Angelica Rodriguez Ortega" w:date="2023-03-21T16:38:00Z"/>
              <w:rFonts w:ascii="Montserrat" w:hAnsi="Montserrat" w:cs="Arial"/>
              <w:sz w:val="20"/>
              <w:szCs w:val="20"/>
            </w:rPr>
          </w:rPrChange>
        </w:rPr>
        <w:pPrChange w:id="357" w:author="Angelica Rodriguez Ortega" w:date="2023-03-21T16:38:00Z">
          <w:pPr>
            <w:pStyle w:val="Prrafodelista"/>
            <w:widowControl/>
            <w:numPr>
              <w:numId w:val="8"/>
            </w:numPr>
            <w:autoSpaceDE/>
            <w:autoSpaceDN/>
            <w:ind w:left="426" w:right="49" w:hanging="360"/>
            <w:contextualSpacing/>
            <w:jc w:val="both"/>
          </w:pPr>
        </w:pPrChange>
      </w:pPr>
      <w:del w:id="358" w:author="Angelica Rodriguez Ortega" w:date="2023-03-21T16:38:00Z">
        <w:r w:rsidRPr="00684B76" w:rsidDel="006C1656">
          <w:rPr>
            <w:rFonts w:ascii="Montserrat" w:hAnsi="Montserrat" w:cs="Arial"/>
            <w:rPrChange w:id="359" w:author="Angelica Rodriguez Ortega" w:date="2023-03-21T19:01:00Z">
              <w:rPr>
                <w:rFonts w:ascii="Montserrat" w:hAnsi="Montserrat" w:cs="Arial"/>
                <w:sz w:val="20"/>
                <w:szCs w:val="20"/>
              </w:rPr>
            </w:rPrChange>
          </w:rPr>
          <w:delText>Ley Federal de Presupuesto y Responsabilidad Hacendaria, publicada en el Diario Oficial de la Federación el 30 de marzo de 2006, y sus reformas.</w:delText>
        </w:r>
      </w:del>
    </w:p>
    <w:p w14:paraId="09DC5500" w14:textId="51336D2A" w:rsidR="0090016C" w:rsidRPr="00684B76" w:rsidDel="006C1656" w:rsidRDefault="00BB0B7A">
      <w:pPr>
        <w:pStyle w:val="Prrafodelista"/>
        <w:widowControl/>
        <w:autoSpaceDE/>
        <w:autoSpaceDN/>
        <w:ind w:left="720" w:right="49" w:hanging="720"/>
        <w:contextualSpacing/>
        <w:rPr>
          <w:ins w:id="360" w:author="Armando Luna Badillo" w:date="2023-03-06T11:06:00Z"/>
          <w:del w:id="361" w:author="Angelica Rodriguez Ortega" w:date="2023-03-21T16:38:00Z"/>
          <w:rFonts w:ascii="Montserrat" w:hAnsi="Montserrat" w:cs="Arial"/>
          <w:rPrChange w:id="362" w:author="Angelica Rodriguez Ortega" w:date="2023-03-21T19:01:00Z">
            <w:rPr>
              <w:ins w:id="363" w:author="Armando Luna Badillo" w:date="2023-03-06T11:06:00Z"/>
              <w:del w:id="364" w:author="Angelica Rodriguez Ortega" w:date="2023-03-21T16:38:00Z"/>
              <w:rFonts w:ascii="Montserrat" w:hAnsi="Montserrat" w:cs="Arial"/>
              <w:sz w:val="20"/>
              <w:szCs w:val="20"/>
            </w:rPr>
          </w:rPrChange>
        </w:rPr>
        <w:pPrChange w:id="365" w:author="Angelica Rodriguez Ortega" w:date="2023-03-21T16:38:00Z">
          <w:pPr>
            <w:pStyle w:val="Prrafodelista"/>
            <w:widowControl/>
            <w:numPr>
              <w:numId w:val="8"/>
            </w:numPr>
            <w:autoSpaceDE/>
            <w:autoSpaceDN/>
            <w:ind w:left="426" w:right="49" w:hanging="397"/>
            <w:contextualSpacing/>
            <w:jc w:val="both"/>
          </w:pPr>
        </w:pPrChange>
      </w:pPr>
      <w:r>
        <w:rPr>
          <w:rFonts w:ascii="Montserrat" w:hAnsi="Montserrat" w:cs="Arial"/>
          <w:sz w:val="20"/>
          <w:szCs w:val="20"/>
        </w:rPr>
        <w:tab/>
      </w:r>
      <w:del w:id="366" w:author="Angelica Rodriguez Ortega" w:date="2023-03-21T16:38:00Z">
        <w:r w:rsidR="0090016C" w:rsidRPr="00684B76" w:rsidDel="006C1656">
          <w:rPr>
            <w:rFonts w:ascii="Montserrat" w:hAnsi="Montserrat" w:cs="Arial"/>
            <w:rPrChange w:id="367" w:author="Angelica Rodriguez Ortega" w:date="2023-03-21T19:01:00Z">
              <w:rPr>
                <w:rFonts w:ascii="Montserrat" w:hAnsi="Montserrat" w:cs="Arial"/>
                <w:sz w:val="20"/>
                <w:szCs w:val="20"/>
              </w:rPr>
            </w:rPrChange>
          </w:rPr>
          <w:delText>Ley del Instituto de Seguridad y Servicios Sociales de los Trabajadores del Estado, publicada en el Diario Oficial de la Federación el 31 de marzo de 2007, y sus reformas.</w:delText>
        </w:r>
      </w:del>
    </w:p>
    <w:p w14:paraId="25D9F4D0" w14:textId="705C71BA" w:rsidR="0090016C" w:rsidRPr="00684B76" w:rsidDel="006C1656" w:rsidRDefault="0090016C">
      <w:pPr>
        <w:ind w:left="720" w:right="49" w:hanging="720"/>
        <w:rPr>
          <w:del w:id="368" w:author="Angelica Rodriguez Ortega" w:date="2023-03-21T16:38:00Z"/>
          <w:rFonts w:ascii="Montserrat" w:hAnsi="Montserrat" w:cs="Arial"/>
          <w:b/>
          <w:rPrChange w:id="369" w:author="Angelica Rodriguez Ortega" w:date="2023-03-21T19:01:00Z">
            <w:rPr>
              <w:del w:id="370" w:author="Angelica Rodriguez Ortega" w:date="2023-03-21T16:38:00Z"/>
              <w:rFonts w:ascii="Montserrat" w:hAnsi="Montserrat" w:cs="Arial"/>
              <w:b/>
              <w:sz w:val="20"/>
              <w:szCs w:val="20"/>
            </w:rPr>
          </w:rPrChange>
        </w:rPr>
        <w:pPrChange w:id="371" w:author="Angelica Rodriguez Ortega" w:date="2023-03-21T16:38:00Z">
          <w:pPr>
            <w:ind w:left="426" w:right="49" w:hanging="397"/>
            <w:jc w:val="both"/>
          </w:pPr>
        </w:pPrChange>
      </w:pPr>
      <w:del w:id="372" w:author="Angelica Rodriguez Ortega" w:date="2023-03-21T16:38:00Z">
        <w:r w:rsidRPr="00684B76" w:rsidDel="006C1656">
          <w:rPr>
            <w:rFonts w:ascii="Montserrat" w:hAnsi="Montserrat" w:cs="Arial"/>
            <w:b/>
            <w:rPrChange w:id="373" w:author="Angelica Rodriguez Ortega" w:date="2023-03-21T19:01:00Z">
              <w:rPr>
                <w:rFonts w:ascii="Montserrat" w:hAnsi="Montserrat" w:cs="Arial"/>
                <w:b/>
                <w:sz w:val="20"/>
                <w:szCs w:val="20"/>
              </w:rPr>
            </w:rPrChange>
          </w:rPr>
          <w:delText>Reglamentos:</w:delText>
        </w:r>
      </w:del>
    </w:p>
    <w:p w14:paraId="359190E7" w14:textId="2583D8B2" w:rsidR="0090016C" w:rsidRPr="00684B76" w:rsidDel="006C1656" w:rsidRDefault="0090016C">
      <w:pPr>
        <w:ind w:left="720" w:right="49" w:hanging="720"/>
        <w:rPr>
          <w:del w:id="374" w:author="Angelica Rodriguez Ortega" w:date="2023-03-21T16:38:00Z"/>
          <w:rFonts w:ascii="Montserrat" w:hAnsi="Montserrat" w:cs="Arial"/>
          <w:b/>
          <w:rPrChange w:id="375" w:author="Angelica Rodriguez Ortega" w:date="2023-03-21T19:01:00Z">
            <w:rPr>
              <w:del w:id="376" w:author="Angelica Rodriguez Ortega" w:date="2023-03-21T16:38:00Z"/>
              <w:rFonts w:ascii="Montserrat" w:hAnsi="Montserrat" w:cs="Arial"/>
              <w:b/>
              <w:sz w:val="20"/>
              <w:szCs w:val="20"/>
            </w:rPr>
          </w:rPrChange>
        </w:rPr>
        <w:pPrChange w:id="377" w:author="Angelica Rodriguez Ortega" w:date="2023-03-21T16:38:00Z">
          <w:pPr>
            <w:ind w:left="426" w:right="49" w:hanging="397"/>
            <w:jc w:val="both"/>
          </w:pPr>
        </w:pPrChange>
      </w:pPr>
    </w:p>
    <w:p w14:paraId="2C70B062" w14:textId="6A865CC0" w:rsidR="0090016C" w:rsidRPr="00684B76" w:rsidDel="006C1656" w:rsidRDefault="0090016C">
      <w:pPr>
        <w:pStyle w:val="Prrafodelista"/>
        <w:widowControl/>
        <w:autoSpaceDE/>
        <w:autoSpaceDN/>
        <w:ind w:left="720" w:right="49" w:hanging="720"/>
        <w:contextualSpacing/>
        <w:rPr>
          <w:del w:id="378" w:author="Angelica Rodriguez Ortega" w:date="2023-03-21T16:38:00Z"/>
          <w:rFonts w:ascii="Montserrat" w:hAnsi="Montserrat" w:cs="Arial"/>
          <w:b/>
          <w:rPrChange w:id="379" w:author="Angelica Rodriguez Ortega" w:date="2023-03-21T19:01:00Z">
            <w:rPr>
              <w:del w:id="380" w:author="Angelica Rodriguez Ortega" w:date="2023-03-21T16:38:00Z"/>
              <w:rFonts w:ascii="Montserrat" w:hAnsi="Montserrat" w:cs="Arial"/>
              <w:b/>
              <w:sz w:val="20"/>
              <w:szCs w:val="20"/>
            </w:rPr>
          </w:rPrChange>
        </w:rPr>
        <w:pPrChange w:id="381" w:author="Angelica Rodriguez Ortega" w:date="2023-03-21T16:38:00Z">
          <w:pPr>
            <w:pStyle w:val="Prrafodelista"/>
            <w:widowControl/>
            <w:numPr>
              <w:numId w:val="11"/>
            </w:numPr>
            <w:autoSpaceDE/>
            <w:autoSpaceDN/>
            <w:ind w:left="426" w:right="49" w:hanging="360"/>
            <w:contextualSpacing/>
            <w:jc w:val="both"/>
          </w:pPr>
        </w:pPrChange>
      </w:pPr>
      <w:del w:id="382" w:author="Angelica Rodriguez Ortega" w:date="2023-03-21T16:38:00Z">
        <w:r w:rsidRPr="00684B76" w:rsidDel="006C1656">
          <w:rPr>
            <w:rFonts w:ascii="Montserrat" w:hAnsi="Montserrat" w:cs="Arial"/>
            <w:rPrChange w:id="383" w:author="Angelica Rodriguez Ortega" w:date="2023-03-21T19:01:00Z">
              <w:rPr>
                <w:rFonts w:ascii="Montserrat" w:hAnsi="Montserrat" w:cs="Arial"/>
                <w:sz w:val="20"/>
                <w:szCs w:val="20"/>
              </w:rPr>
            </w:rPrChange>
          </w:rPr>
          <w:delText>Artículos 3, fracción XLIII, 12, 13, 14, 15, 16, 17, 18 y 19, del Reglamento de Servicios Médicos del</w:delText>
        </w:r>
        <w:r w:rsidRPr="00684B76" w:rsidDel="006C1656">
          <w:rPr>
            <w:rFonts w:ascii="Montserrat" w:hAnsi="Montserrat" w:cs="Arial"/>
            <w:b/>
            <w:rPrChange w:id="384" w:author="Angelica Rodriguez Ortega" w:date="2023-03-21T19:01:00Z">
              <w:rPr>
                <w:rFonts w:ascii="Montserrat" w:hAnsi="Montserrat" w:cs="Arial"/>
                <w:b/>
                <w:sz w:val="20"/>
                <w:szCs w:val="20"/>
              </w:rPr>
            </w:rPrChange>
          </w:rPr>
          <w:delText xml:space="preserve"> </w:delText>
        </w:r>
        <w:r w:rsidRPr="00684B76" w:rsidDel="006C1656">
          <w:rPr>
            <w:rFonts w:ascii="Montserrat" w:hAnsi="Montserrat" w:cs="Arial"/>
            <w:rPrChange w:id="385" w:author="Angelica Rodriguez Ortega" w:date="2023-03-21T19:01:00Z">
              <w:rPr>
                <w:rFonts w:ascii="Montserrat" w:hAnsi="Montserrat" w:cs="Arial"/>
                <w:sz w:val="20"/>
                <w:szCs w:val="20"/>
              </w:rPr>
            </w:rPrChange>
          </w:rPr>
          <w:delText>Instituto de Seguridad y Servicios Sociales de los Trabajadores del Estado, publicado en el Diario Oficial de la Federación el 31 de octubre de 2016.</w:delText>
        </w:r>
      </w:del>
    </w:p>
    <w:p w14:paraId="7A2B577F" w14:textId="3FA1212B" w:rsidR="0090016C" w:rsidRPr="00684B76" w:rsidDel="006C1656" w:rsidRDefault="0090016C">
      <w:pPr>
        <w:ind w:left="720" w:right="49" w:hanging="720"/>
        <w:rPr>
          <w:del w:id="386" w:author="Angelica Rodriguez Ortega" w:date="2023-03-21T16:38:00Z"/>
          <w:rFonts w:ascii="Montserrat" w:hAnsi="Montserrat" w:cs="Arial"/>
          <w:rPrChange w:id="387" w:author="Angelica Rodriguez Ortega" w:date="2023-03-21T19:01:00Z">
            <w:rPr>
              <w:del w:id="388" w:author="Angelica Rodriguez Ortega" w:date="2023-03-21T16:38:00Z"/>
              <w:rFonts w:ascii="Montserrat" w:hAnsi="Montserrat" w:cs="Arial"/>
              <w:sz w:val="20"/>
              <w:szCs w:val="20"/>
            </w:rPr>
          </w:rPrChange>
        </w:rPr>
        <w:pPrChange w:id="389" w:author="Angelica Rodriguez Ortega" w:date="2023-03-21T16:38:00Z">
          <w:pPr>
            <w:ind w:left="426" w:right="49" w:hanging="397"/>
            <w:jc w:val="both"/>
          </w:pPr>
        </w:pPrChange>
      </w:pPr>
    </w:p>
    <w:p w14:paraId="6BC8904E" w14:textId="58B541F1" w:rsidR="0090016C" w:rsidRPr="00684B76" w:rsidDel="006C1656" w:rsidRDefault="0090016C">
      <w:pPr>
        <w:ind w:left="720" w:right="49" w:hanging="720"/>
        <w:rPr>
          <w:del w:id="390" w:author="Angelica Rodriguez Ortega" w:date="2023-03-21T16:38:00Z"/>
          <w:rFonts w:ascii="Montserrat" w:hAnsi="Montserrat" w:cs="Arial"/>
          <w:b/>
          <w:rPrChange w:id="391" w:author="Angelica Rodriguez Ortega" w:date="2023-03-21T19:01:00Z">
            <w:rPr>
              <w:del w:id="392" w:author="Angelica Rodriguez Ortega" w:date="2023-03-21T16:38:00Z"/>
              <w:rFonts w:ascii="Montserrat" w:hAnsi="Montserrat" w:cs="Arial"/>
              <w:b/>
              <w:sz w:val="20"/>
              <w:szCs w:val="20"/>
            </w:rPr>
          </w:rPrChange>
        </w:rPr>
        <w:pPrChange w:id="393" w:author="Angelica Rodriguez Ortega" w:date="2023-03-21T16:38:00Z">
          <w:pPr>
            <w:ind w:left="426" w:right="49" w:hanging="397"/>
            <w:jc w:val="both"/>
          </w:pPr>
        </w:pPrChange>
      </w:pPr>
      <w:del w:id="394" w:author="Angelica Rodriguez Ortega" w:date="2023-03-21T16:38:00Z">
        <w:r w:rsidRPr="00684B76" w:rsidDel="006C1656">
          <w:rPr>
            <w:rFonts w:ascii="Montserrat" w:hAnsi="Montserrat" w:cs="Arial"/>
            <w:b/>
            <w:rPrChange w:id="395" w:author="Angelica Rodriguez Ortega" w:date="2023-03-21T19:01:00Z">
              <w:rPr>
                <w:rFonts w:ascii="Montserrat" w:hAnsi="Montserrat" w:cs="Arial"/>
                <w:b/>
                <w:sz w:val="20"/>
                <w:szCs w:val="20"/>
              </w:rPr>
            </w:rPrChange>
          </w:rPr>
          <w:delText>Estatuto:</w:delText>
        </w:r>
      </w:del>
    </w:p>
    <w:p w14:paraId="0854F334" w14:textId="3CAFA7F2" w:rsidR="0090016C" w:rsidRPr="00684B76" w:rsidDel="006C1656" w:rsidRDefault="0090016C">
      <w:pPr>
        <w:ind w:left="720" w:right="49" w:hanging="720"/>
        <w:rPr>
          <w:del w:id="396" w:author="Angelica Rodriguez Ortega" w:date="2023-03-21T16:38:00Z"/>
          <w:rFonts w:ascii="Montserrat" w:hAnsi="Montserrat" w:cs="Arial"/>
          <w:b/>
          <w:rPrChange w:id="397" w:author="Angelica Rodriguez Ortega" w:date="2023-03-21T19:01:00Z">
            <w:rPr>
              <w:del w:id="398" w:author="Angelica Rodriguez Ortega" w:date="2023-03-21T16:38:00Z"/>
              <w:rFonts w:ascii="Montserrat" w:hAnsi="Montserrat" w:cs="Arial"/>
              <w:b/>
              <w:sz w:val="20"/>
              <w:szCs w:val="20"/>
            </w:rPr>
          </w:rPrChange>
        </w:rPr>
        <w:pPrChange w:id="399" w:author="Angelica Rodriguez Ortega" w:date="2023-03-21T16:38:00Z">
          <w:pPr>
            <w:ind w:left="426" w:right="49" w:hanging="397"/>
            <w:jc w:val="both"/>
          </w:pPr>
        </w:pPrChange>
      </w:pPr>
    </w:p>
    <w:p w14:paraId="3E02D6E6" w14:textId="0CC3067B" w:rsidR="0090016C" w:rsidRPr="00684B76" w:rsidDel="006C1656" w:rsidRDefault="0090016C">
      <w:pPr>
        <w:pStyle w:val="Prrafodelista"/>
        <w:widowControl/>
        <w:autoSpaceDE/>
        <w:autoSpaceDN/>
        <w:ind w:left="720" w:right="49" w:hanging="720"/>
        <w:contextualSpacing/>
        <w:rPr>
          <w:del w:id="400" w:author="Angelica Rodriguez Ortega" w:date="2023-03-21T16:38:00Z"/>
          <w:rFonts w:ascii="Montserrat" w:hAnsi="Montserrat" w:cs="Arial"/>
          <w:rPrChange w:id="401" w:author="Angelica Rodriguez Ortega" w:date="2023-03-21T19:01:00Z">
            <w:rPr>
              <w:del w:id="402" w:author="Angelica Rodriguez Ortega" w:date="2023-03-21T16:38:00Z"/>
              <w:rFonts w:ascii="Montserrat" w:hAnsi="Montserrat" w:cs="Arial"/>
              <w:sz w:val="20"/>
              <w:szCs w:val="20"/>
            </w:rPr>
          </w:rPrChange>
        </w:rPr>
        <w:pPrChange w:id="403" w:author="Angelica Rodriguez Ortega" w:date="2023-03-21T16:38:00Z">
          <w:pPr>
            <w:pStyle w:val="Prrafodelista"/>
            <w:widowControl/>
            <w:numPr>
              <w:numId w:val="10"/>
            </w:numPr>
            <w:autoSpaceDE/>
            <w:autoSpaceDN/>
            <w:ind w:left="426" w:right="49" w:hanging="360"/>
            <w:contextualSpacing/>
            <w:jc w:val="both"/>
          </w:pPr>
        </w:pPrChange>
      </w:pPr>
      <w:del w:id="404" w:author="Angelica Rodriguez Ortega" w:date="2023-03-21T16:38:00Z">
        <w:r w:rsidRPr="00684B76" w:rsidDel="006C1656">
          <w:rPr>
            <w:rFonts w:ascii="Montserrat" w:hAnsi="Montserrat" w:cs="Arial"/>
            <w:rPrChange w:id="405" w:author="Angelica Rodriguez Ortega" w:date="2023-03-21T19:01:00Z">
              <w:rPr>
                <w:rFonts w:ascii="Montserrat" w:hAnsi="Montserrat" w:cs="Arial"/>
                <w:sz w:val="20"/>
                <w:szCs w:val="20"/>
              </w:rPr>
            </w:rPrChange>
          </w:rPr>
          <w:delText>Estatuto Orgánico del Instituto de Seguridad y Servicios Sociales de los Trabajadores del Estado, publicado en el Diario Oficial de la Fed</w:delText>
        </w:r>
        <w:r w:rsidR="00342C05" w:rsidRPr="00684B76" w:rsidDel="006C1656">
          <w:rPr>
            <w:rFonts w:ascii="Montserrat" w:hAnsi="Montserrat" w:cs="Arial"/>
            <w:rPrChange w:id="406" w:author="Angelica Rodriguez Ortega" w:date="2023-03-21T19:01:00Z">
              <w:rPr>
                <w:rFonts w:ascii="Montserrat" w:hAnsi="Montserrat" w:cs="Arial"/>
                <w:sz w:val="20"/>
                <w:szCs w:val="20"/>
              </w:rPr>
            </w:rPrChange>
          </w:rPr>
          <w:delText>eración 06 de enero 2023.</w:delText>
        </w:r>
      </w:del>
    </w:p>
    <w:p w14:paraId="0DFB1A90" w14:textId="30DC43A6" w:rsidR="0090016C" w:rsidRPr="00684B76" w:rsidDel="006C1656" w:rsidRDefault="0090016C">
      <w:pPr>
        <w:ind w:left="720" w:right="49" w:hanging="720"/>
        <w:rPr>
          <w:del w:id="407" w:author="Angelica Rodriguez Ortega" w:date="2023-03-21T16:38:00Z"/>
          <w:rFonts w:ascii="Montserrat" w:hAnsi="Montserrat" w:cs="Arial"/>
          <w:rPrChange w:id="408" w:author="Angelica Rodriguez Ortega" w:date="2023-03-21T19:01:00Z">
            <w:rPr>
              <w:del w:id="409" w:author="Angelica Rodriguez Ortega" w:date="2023-03-21T16:38:00Z"/>
              <w:rFonts w:ascii="Montserrat" w:hAnsi="Montserrat" w:cs="Arial"/>
              <w:sz w:val="20"/>
              <w:szCs w:val="20"/>
            </w:rPr>
          </w:rPrChange>
        </w:rPr>
        <w:pPrChange w:id="410" w:author="Angelica Rodriguez Ortega" w:date="2023-03-21T16:38:00Z">
          <w:pPr>
            <w:ind w:left="426" w:right="49" w:hanging="397"/>
            <w:jc w:val="both"/>
          </w:pPr>
        </w:pPrChange>
      </w:pPr>
    </w:p>
    <w:p w14:paraId="7536B417" w14:textId="05A5AE54" w:rsidR="0090016C" w:rsidRPr="00684B76" w:rsidDel="006C1656" w:rsidRDefault="0090016C">
      <w:pPr>
        <w:ind w:left="720" w:right="49" w:hanging="720"/>
        <w:rPr>
          <w:del w:id="411" w:author="Angelica Rodriguez Ortega" w:date="2023-03-21T16:38:00Z"/>
          <w:rFonts w:ascii="Montserrat" w:hAnsi="Montserrat" w:cs="Arial"/>
          <w:b/>
          <w:rPrChange w:id="412" w:author="Angelica Rodriguez Ortega" w:date="2023-03-21T19:01:00Z">
            <w:rPr>
              <w:del w:id="413" w:author="Angelica Rodriguez Ortega" w:date="2023-03-21T16:38:00Z"/>
              <w:rFonts w:ascii="Montserrat" w:hAnsi="Montserrat" w:cs="Arial"/>
              <w:b/>
              <w:sz w:val="20"/>
              <w:szCs w:val="20"/>
            </w:rPr>
          </w:rPrChange>
        </w:rPr>
        <w:pPrChange w:id="414" w:author="Angelica Rodriguez Ortega" w:date="2023-03-21T16:38:00Z">
          <w:pPr>
            <w:ind w:left="426" w:right="49" w:hanging="397"/>
            <w:jc w:val="both"/>
          </w:pPr>
        </w:pPrChange>
      </w:pPr>
      <w:del w:id="415" w:author="Angelica Rodriguez Ortega" w:date="2023-03-21T16:38:00Z">
        <w:r w:rsidRPr="00684B76" w:rsidDel="006C1656">
          <w:rPr>
            <w:rFonts w:ascii="Montserrat" w:hAnsi="Montserrat" w:cs="Arial"/>
            <w:b/>
            <w:rPrChange w:id="416" w:author="Angelica Rodriguez Ortega" w:date="2023-03-21T19:01:00Z">
              <w:rPr>
                <w:rFonts w:ascii="Montserrat" w:hAnsi="Montserrat" w:cs="Arial"/>
                <w:b/>
                <w:sz w:val="20"/>
                <w:szCs w:val="20"/>
              </w:rPr>
            </w:rPrChange>
          </w:rPr>
          <w:delText>Manuales:</w:delText>
        </w:r>
      </w:del>
    </w:p>
    <w:p w14:paraId="4EA7D5E2" w14:textId="401D828A" w:rsidR="0090016C" w:rsidRPr="00684B76" w:rsidDel="006C1656" w:rsidRDefault="0090016C">
      <w:pPr>
        <w:ind w:left="720" w:right="49" w:hanging="720"/>
        <w:rPr>
          <w:del w:id="417" w:author="Angelica Rodriguez Ortega" w:date="2023-03-21T16:38:00Z"/>
          <w:rFonts w:ascii="Montserrat" w:hAnsi="Montserrat" w:cs="Arial"/>
          <w:b/>
          <w:rPrChange w:id="418" w:author="Angelica Rodriguez Ortega" w:date="2023-03-21T19:01:00Z">
            <w:rPr>
              <w:del w:id="419" w:author="Angelica Rodriguez Ortega" w:date="2023-03-21T16:38:00Z"/>
              <w:rFonts w:ascii="Montserrat" w:hAnsi="Montserrat" w:cs="Arial"/>
              <w:b/>
              <w:sz w:val="20"/>
              <w:szCs w:val="20"/>
            </w:rPr>
          </w:rPrChange>
        </w:rPr>
        <w:pPrChange w:id="420" w:author="Angelica Rodriguez Ortega" w:date="2023-03-21T16:38:00Z">
          <w:pPr>
            <w:ind w:left="426" w:right="49" w:hanging="397"/>
            <w:jc w:val="both"/>
          </w:pPr>
        </w:pPrChange>
      </w:pPr>
    </w:p>
    <w:p w14:paraId="17C51EF0" w14:textId="0E58A197" w:rsidR="0090016C" w:rsidRPr="00684B76" w:rsidDel="006C1656" w:rsidRDefault="0090016C">
      <w:pPr>
        <w:pStyle w:val="Prrafodelista"/>
        <w:widowControl/>
        <w:autoSpaceDE/>
        <w:autoSpaceDN/>
        <w:ind w:left="720" w:right="49" w:hanging="720"/>
        <w:contextualSpacing/>
        <w:rPr>
          <w:del w:id="421" w:author="Angelica Rodriguez Ortega" w:date="2023-03-21T16:38:00Z"/>
          <w:rFonts w:ascii="Montserrat" w:hAnsi="Montserrat" w:cs="Arial"/>
          <w:rPrChange w:id="422" w:author="Angelica Rodriguez Ortega" w:date="2023-03-21T19:01:00Z">
            <w:rPr>
              <w:del w:id="423" w:author="Angelica Rodriguez Ortega" w:date="2023-03-21T16:38:00Z"/>
              <w:rFonts w:ascii="Montserrat" w:hAnsi="Montserrat" w:cs="Arial"/>
              <w:sz w:val="20"/>
              <w:szCs w:val="20"/>
            </w:rPr>
          </w:rPrChange>
        </w:rPr>
        <w:pPrChange w:id="424" w:author="Angelica Rodriguez Ortega" w:date="2023-03-21T16:38:00Z">
          <w:pPr>
            <w:pStyle w:val="Prrafodelista"/>
            <w:widowControl/>
            <w:numPr>
              <w:numId w:val="10"/>
            </w:numPr>
            <w:autoSpaceDE/>
            <w:autoSpaceDN/>
            <w:ind w:left="426" w:right="49" w:hanging="360"/>
            <w:contextualSpacing/>
            <w:jc w:val="both"/>
          </w:pPr>
        </w:pPrChange>
      </w:pPr>
      <w:del w:id="425" w:author="Angelica Rodriguez Ortega" w:date="2023-03-21T16:38:00Z">
        <w:r w:rsidRPr="00684B76" w:rsidDel="006C1656">
          <w:rPr>
            <w:rFonts w:ascii="Montserrat" w:hAnsi="Montserrat" w:cs="Arial"/>
            <w:rPrChange w:id="426" w:author="Angelica Rodriguez Ortega" w:date="2023-03-21T19:01:00Z">
              <w:rPr>
                <w:rFonts w:ascii="Montserrat" w:hAnsi="Montserrat" w:cs="Arial"/>
                <w:sz w:val="20"/>
                <w:szCs w:val="20"/>
              </w:rPr>
            </w:rPrChange>
          </w:rPr>
          <w:delText>Manual de Organización General del Instituto de Seguridad y Servicios Sociales de los Trabajadores del Estado.</w:delText>
        </w:r>
      </w:del>
    </w:p>
    <w:p w14:paraId="00409CE1" w14:textId="266D4D2D" w:rsidR="0090016C" w:rsidRPr="00684B76" w:rsidDel="006C1656" w:rsidRDefault="0090016C">
      <w:pPr>
        <w:pStyle w:val="Prrafodelista"/>
        <w:widowControl/>
        <w:autoSpaceDE/>
        <w:autoSpaceDN/>
        <w:ind w:left="720" w:right="49" w:hanging="720"/>
        <w:contextualSpacing/>
        <w:rPr>
          <w:del w:id="427" w:author="Angelica Rodriguez Ortega" w:date="2023-03-21T16:38:00Z"/>
          <w:rFonts w:ascii="Montserrat" w:hAnsi="Montserrat" w:cs="Arial"/>
          <w:b/>
          <w:rPrChange w:id="428" w:author="Angelica Rodriguez Ortega" w:date="2023-03-21T19:01:00Z">
            <w:rPr>
              <w:del w:id="429" w:author="Angelica Rodriguez Ortega" w:date="2023-03-21T16:38:00Z"/>
              <w:rFonts w:ascii="Montserrat" w:hAnsi="Montserrat" w:cs="Arial"/>
              <w:b/>
              <w:sz w:val="20"/>
              <w:szCs w:val="20"/>
            </w:rPr>
          </w:rPrChange>
        </w:rPr>
        <w:pPrChange w:id="430" w:author="Angelica Rodriguez Ortega" w:date="2023-03-21T16:38:00Z">
          <w:pPr>
            <w:pStyle w:val="Prrafodelista"/>
            <w:widowControl/>
            <w:numPr>
              <w:numId w:val="10"/>
            </w:numPr>
            <w:autoSpaceDE/>
            <w:autoSpaceDN/>
            <w:ind w:left="426" w:right="49" w:hanging="397"/>
            <w:contextualSpacing/>
            <w:jc w:val="both"/>
          </w:pPr>
        </w:pPrChange>
      </w:pPr>
      <w:del w:id="431" w:author="Angelica Rodriguez Ortega" w:date="2023-03-21T16:38:00Z">
        <w:r w:rsidRPr="00684B76" w:rsidDel="006C1656">
          <w:rPr>
            <w:rFonts w:ascii="Montserrat" w:hAnsi="Montserrat" w:cs="Arial"/>
            <w:rPrChange w:id="432" w:author="Angelica Rodriguez Ortega" w:date="2023-03-21T19:01:00Z">
              <w:rPr>
                <w:rFonts w:ascii="Montserrat" w:hAnsi="Montserrat" w:cs="Arial"/>
                <w:sz w:val="20"/>
                <w:szCs w:val="20"/>
              </w:rPr>
            </w:rPrChange>
          </w:rPr>
          <w:delText>Manual de Procedimientos de Delegaciones del Instituto de Seguridad y Servicios Sociales de los Trabajadores del Estado Tipo “B” Tomo 2 Parte 1 (Subdelegación Médica. Procedimientos 1 a 7 del Departamento de Programación y Desarrollo y 1 a 5 del Departamento de Atención Médica</w:delText>
        </w:r>
        <w:r w:rsidR="00781569" w:rsidRPr="00684B76" w:rsidDel="006C1656">
          <w:rPr>
            <w:rFonts w:ascii="Montserrat" w:hAnsi="Montserrat" w:cs="Arial"/>
            <w:rPrChange w:id="433" w:author="Angelica Rodriguez Ortega" w:date="2023-03-21T19:01:00Z">
              <w:rPr>
                <w:rFonts w:ascii="Montserrat" w:hAnsi="Montserrat" w:cs="Arial"/>
                <w:sz w:val="20"/>
                <w:szCs w:val="20"/>
              </w:rPr>
            </w:rPrChange>
          </w:rPr>
          <w:delText>).</w:delText>
        </w:r>
      </w:del>
    </w:p>
    <w:p w14:paraId="49CF2659" w14:textId="4A367085" w:rsidR="000B3AE5" w:rsidRPr="00684B76" w:rsidDel="006C1656" w:rsidRDefault="000B3AE5">
      <w:pPr>
        <w:ind w:left="720" w:right="49" w:hanging="720"/>
        <w:rPr>
          <w:del w:id="434" w:author="Angelica Rodriguez Ortega" w:date="2023-03-21T16:38:00Z"/>
          <w:rFonts w:ascii="Montserrat" w:hAnsi="Montserrat" w:cs="Arial"/>
          <w:b/>
          <w:rPrChange w:id="435" w:author="Angelica Rodriguez Ortega" w:date="2023-03-21T19:01:00Z">
            <w:rPr>
              <w:del w:id="436" w:author="Angelica Rodriguez Ortega" w:date="2023-03-21T16:38:00Z"/>
              <w:rFonts w:ascii="Montserrat" w:hAnsi="Montserrat" w:cs="Arial"/>
              <w:b/>
              <w:sz w:val="20"/>
              <w:szCs w:val="20"/>
            </w:rPr>
          </w:rPrChange>
        </w:rPr>
        <w:pPrChange w:id="437" w:author="Angelica Rodriguez Ortega" w:date="2023-03-21T16:38:00Z">
          <w:pPr>
            <w:ind w:left="426" w:right="49" w:hanging="397"/>
            <w:jc w:val="both"/>
          </w:pPr>
        </w:pPrChange>
      </w:pPr>
    </w:p>
    <w:p w14:paraId="2AFF1088" w14:textId="56C0A33B" w:rsidR="0090016C" w:rsidRPr="00684B76" w:rsidDel="006C1656" w:rsidRDefault="0090016C">
      <w:pPr>
        <w:ind w:left="720" w:right="49" w:hanging="720"/>
        <w:rPr>
          <w:del w:id="438" w:author="Angelica Rodriguez Ortega" w:date="2023-03-21T16:38:00Z"/>
          <w:rFonts w:ascii="Montserrat" w:hAnsi="Montserrat" w:cs="Arial"/>
          <w:b/>
          <w:rPrChange w:id="439" w:author="Angelica Rodriguez Ortega" w:date="2023-03-21T19:01:00Z">
            <w:rPr>
              <w:del w:id="440" w:author="Angelica Rodriguez Ortega" w:date="2023-03-21T16:38:00Z"/>
              <w:rFonts w:ascii="Montserrat" w:hAnsi="Montserrat" w:cs="Arial"/>
              <w:b/>
              <w:sz w:val="20"/>
              <w:szCs w:val="20"/>
            </w:rPr>
          </w:rPrChange>
        </w:rPr>
        <w:pPrChange w:id="441" w:author="Angelica Rodriguez Ortega" w:date="2023-03-21T16:38:00Z">
          <w:pPr>
            <w:ind w:left="426" w:right="49" w:hanging="397"/>
            <w:jc w:val="both"/>
          </w:pPr>
        </w:pPrChange>
      </w:pPr>
      <w:del w:id="442" w:author="Angelica Rodriguez Ortega" w:date="2023-03-21T16:38:00Z">
        <w:r w:rsidRPr="00684B76" w:rsidDel="006C1656">
          <w:rPr>
            <w:rFonts w:ascii="Montserrat" w:hAnsi="Montserrat" w:cs="Arial"/>
            <w:b/>
            <w:rPrChange w:id="443" w:author="Angelica Rodriguez Ortega" w:date="2023-03-21T19:01:00Z">
              <w:rPr>
                <w:rFonts w:ascii="Montserrat" w:hAnsi="Montserrat" w:cs="Arial"/>
                <w:b/>
                <w:sz w:val="20"/>
                <w:szCs w:val="20"/>
              </w:rPr>
            </w:rPrChange>
          </w:rPr>
          <w:delText>Otros Instrumentos:</w:delText>
        </w:r>
      </w:del>
    </w:p>
    <w:p w14:paraId="1629FE5C" w14:textId="3742F922" w:rsidR="0090016C" w:rsidRPr="00684B76" w:rsidDel="006C1656" w:rsidRDefault="0090016C">
      <w:pPr>
        <w:ind w:left="720" w:right="49" w:hanging="720"/>
        <w:rPr>
          <w:del w:id="444" w:author="Angelica Rodriguez Ortega" w:date="2023-03-21T16:38:00Z"/>
          <w:rFonts w:ascii="Montserrat" w:hAnsi="Montserrat" w:cs="Arial"/>
          <w:b/>
          <w:rPrChange w:id="445" w:author="Angelica Rodriguez Ortega" w:date="2023-03-21T19:01:00Z">
            <w:rPr>
              <w:del w:id="446" w:author="Angelica Rodriguez Ortega" w:date="2023-03-21T16:38:00Z"/>
              <w:rFonts w:ascii="Montserrat" w:hAnsi="Montserrat" w:cs="Arial"/>
              <w:b/>
              <w:sz w:val="20"/>
              <w:szCs w:val="20"/>
            </w:rPr>
          </w:rPrChange>
        </w:rPr>
        <w:pPrChange w:id="447" w:author="Angelica Rodriguez Ortega" w:date="2023-03-21T16:38:00Z">
          <w:pPr>
            <w:ind w:left="426" w:right="49" w:hanging="397"/>
            <w:jc w:val="both"/>
          </w:pPr>
        </w:pPrChange>
      </w:pPr>
    </w:p>
    <w:p w14:paraId="640FD7CD" w14:textId="55899E97" w:rsidR="0090016C" w:rsidRPr="00684B76" w:rsidDel="006C1656" w:rsidRDefault="0090016C">
      <w:pPr>
        <w:pStyle w:val="Prrafodelista"/>
        <w:widowControl/>
        <w:tabs>
          <w:tab w:val="left" w:pos="759"/>
        </w:tabs>
        <w:autoSpaceDE/>
        <w:autoSpaceDN/>
        <w:ind w:left="720" w:right="49" w:hanging="720"/>
        <w:contextualSpacing/>
        <w:rPr>
          <w:del w:id="448" w:author="Angelica Rodriguez Ortega" w:date="2023-03-21T16:38:00Z"/>
          <w:rFonts w:ascii="Montserrat" w:hAnsi="Montserrat" w:cs="Arial"/>
          <w:rPrChange w:id="449" w:author="Angelica Rodriguez Ortega" w:date="2023-03-21T19:01:00Z">
            <w:rPr>
              <w:del w:id="450" w:author="Angelica Rodriguez Ortega" w:date="2023-03-21T16:38:00Z"/>
              <w:rFonts w:ascii="Montserrat" w:hAnsi="Montserrat" w:cs="Arial"/>
              <w:sz w:val="20"/>
              <w:szCs w:val="20"/>
            </w:rPr>
          </w:rPrChange>
        </w:rPr>
        <w:pPrChange w:id="451" w:author="Angelica Rodriguez Ortega" w:date="2023-03-21T16:38:00Z">
          <w:pPr>
            <w:pStyle w:val="Prrafodelista"/>
            <w:widowControl/>
            <w:numPr>
              <w:numId w:val="10"/>
            </w:numPr>
            <w:autoSpaceDE/>
            <w:autoSpaceDN/>
            <w:ind w:left="426" w:right="49" w:hanging="360"/>
            <w:contextualSpacing/>
            <w:jc w:val="both"/>
          </w:pPr>
        </w:pPrChange>
      </w:pPr>
      <w:del w:id="452" w:author="Angelica Rodriguez Ortega" w:date="2023-03-21T16:38:00Z">
        <w:r w:rsidRPr="00684B76" w:rsidDel="006C1656">
          <w:rPr>
            <w:rFonts w:ascii="Montserrat" w:hAnsi="Montserrat" w:cs="Arial"/>
            <w:rPrChange w:id="453" w:author="Angelica Rodriguez Ortega" w:date="2023-03-21T19:01:00Z">
              <w:rPr>
                <w:rFonts w:ascii="Montserrat" w:hAnsi="Montserrat" w:cs="Arial"/>
                <w:sz w:val="20"/>
                <w:szCs w:val="20"/>
              </w:rPr>
            </w:rPrChange>
          </w:rPr>
          <w:delText xml:space="preserve">ACUERDO 49.1353.2016 de la Junta Directiva por el que aprueba la Regionalización Operativa del Sistema Institucional de los Servicios de Salud en el Instituto de </w:delText>
        </w:r>
        <w:r w:rsidRPr="00684B76" w:rsidDel="006C1656">
          <w:rPr>
            <w:rFonts w:ascii="Montserrat" w:hAnsi="Montserrat" w:cs="Arial"/>
            <w:rPrChange w:id="454" w:author="Angelica Rodriguez Ortega" w:date="2023-03-21T19:01:00Z">
              <w:rPr>
                <w:rFonts w:ascii="Montserrat" w:hAnsi="Montserrat" w:cs="Arial"/>
                <w:sz w:val="20"/>
                <w:szCs w:val="20"/>
              </w:rPr>
            </w:rPrChange>
          </w:rPr>
          <w:lastRenderedPageBreak/>
          <w:delText>Seguridad y Servicios Sociales de los Trabajadores del Estado, publicado en el Diario Oficial de la Federación el 9 de agosto de 2016.</w:delText>
        </w:r>
      </w:del>
    </w:p>
    <w:p w14:paraId="4ED6BF25" w14:textId="1B95EE7C" w:rsidR="0090016C" w:rsidRPr="00684B76" w:rsidDel="006C1656" w:rsidRDefault="0090016C">
      <w:pPr>
        <w:pStyle w:val="Prrafodelista"/>
        <w:widowControl/>
        <w:tabs>
          <w:tab w:val="left" w:pos="759"/>
        </w:tabs>
        <w:autoSpaceDE/>
        <w:autoSpaceDN/>
        <w:ind w:left="720" w:right="49" w:hanging="720"/>
        <w:contextualSpacing/>
        <w:rPr>
          <w:del w:id="455" w:author="Angelica Rodriguez Ortega" w:date="2023-03-21T16:38:00Z"/>
          <w:rFonts w:ascii="Montserrat" w:eastAsia="Calibri" w:hAnsi="Montserrat" w:cs="Arial"/>
          <w:rPrChange w:id="456" w:author="Angelica Rodriguez Ortega" w:date="2023-03-21T19:01:00Z">
            <w:rPr>
              <w:del w:id="457" w:author="Angelica Rodriguez Ortega" w:date="2023-03-21T16:38:00Z"/>
              <w:rFonts w:ascii="Montserrat" w:eastAsia="Calibri" w:hAnsi="Montserrat" w:cs="Arial"/>
              <w:sz w:val="20"/>
              <w:szCs w:val="20"/>
            </w:rPr>
          </w:rPrChange>
        </w:rPr>
        <w:pPrChange w:id="458" w:author="Angelica Rodriguez Ortega" w:date="2023-03-21T16:38:00Z">
          <w:pPr>
            <w:tabs>
              <w:tab w:val="left" w:pos="759"/>
            </w:tabs>
            <w:ind w:left="426" w:right="49" w:hanging="397"/>
            <w:contextualSpacing/>
            <w:jc w:val="both"/>
          </w:pPr>
        </w:pPrChange>
      </w:pPr>
    </w:p>
    <w:p w14:paraId="27107645" w14:textId="77777777" w:rsidR="00957B47" w:rsidRPr="00684B76" w:rsidRDefault="0090016C">
      <w:pPr>
        <w:pStyle w:val="Ttulo1"/>
        <w:spacing w:before="0"/>
        <w:ind w:left="720" w:right="49" w:hanging="720"/>
        <w:jc w:val="left"/>
        <w:rPr>
          <w:ins w:id="459" w:author="Angelica Rodriguez Ortega" w:date="2023-03-21T16:41:00Z"/>
          <w:rFonts w:cs="Arial"/>
          <w:sz w:val="22"/>
          <w:szCs w:val="22"/>
          <w:rPrChange w:id="460" w:author="Angelica Rodriguez Ortega" w:date="2023-03-21T19:01:00Z">
            <w:rPr>
              <w:ins w:id="461" w:author="Angelica Rodriguez Ortega" w:date="2023-03-21T16:41:00Z"/>
              <w:rFonts w:cs="Arial"/>
              <w:sz w:val="20"/>
              <w:szCs w:val="20"/>
            </w:rPr>
          </w:rPrChange>
        </w:rPr>
        <w:pPrChange w:id="462" w:author="Angelica Rodriguez Ortega" w:date="2023-03-21T16:38:00Z">
          <w:pPr>
            <w:pStyle w:val="Ttulo1"/>
            <w:numPr>
              <w:numId w:val="3"/>
            </w:numPr>
            <w:spacing w:before="0"/>
            <w:ind w:left="720" w:right="49" w:hanging="397"/>
          </w:pPr>
        </w:pPrChange>
      </w:pPr>
      <w:r w:rsidRPr="00684B76">
        <w:rPr>
          <w:rFonts w:cs="Arial"/>
          <w:sz w:val="22"/>
          <w:szCs w:val="22"/>
          <w:rPrChange w:id="463" w:author="Angelica Rodriguez Ortega" w:date="2023-03-21T19:01:00Z">
            <w:rPr>
              <w:rFonts w:cs="Arial"/>
              <w:sz w:val="20"/>
              <w:szCs w:val="20"/>
            </w:rPr>
          </w:rPrChange>
        </w:rPr>
        <w:t>Términos de referencia</w:t>
      </w:r>
    </w:p>
    <w:p w14:paraId="382A1469" w14:textId="77777777" w:rsidR="00957B47" w:rsidRPr="00684B76" w:rsidRDefault="00957B47">
      <w:pPr>
        <w:pStyle w:val="Ttulo1"/>
        <w:spacing w:before="0"/>
        <w:ind w:left="720" w:right="49" w:hanging="720"/>
        <w:jc w:val="left"/>
        <w:rPr>
          <w:ins w:id="464" w:author="Angelica Rodriguez Ortega" w:date="2023-03-21T17:13:00Z"/>
          <w:rFonts w:cs="Arial"/>
          <w:sz w:val="22"/>
          <w:szCs w:val="22"/>
          <w:rPrChange w:id="465" w:author="Angelica Rodriguez Ortega" w:date="2023-03-21T19:01:00Z">
            <w:rPr>
              <w:ins w:id="466" w:author="Angelica Rodriguez Ortega" w:date="2023-03-21T17:13:00Z"/>
              <w:rFonts w:cs="Arial"/>
              <w:sz w:val="20"/>
              <w:szCs w:val="20"/>
            </w:rPr>
          </w:rPrChange>
        </w:rPr>
        <w:pPrChange w:id="467" w:author="Angelica Rodriguez Ortega" w:date="2023-03-21T16:38:00Z">
          <w:pPr>
            <w:pStyle w:val="Ttulo1"/>
            <w:numPr>
              <w:numId w:val="3"/>
            </w:numPr>
            <w:spacing w:before="0"/>
            <w:ind w:left="720" w:right="49" w:hanging="397"/>
          </w:pPr>
        </w:pPrChange>
      </w:pPr>
    </w:p>
    <w:p w14:paraId="39C889E1" w14:textId="07E99E6C" w:rsidR="00851B41" w:rsidRPr="00684B76" w:rsidRDefault="00851B41" w:rsidP="00851B41">
      <w:pPr>
        <w:ind w:left="284" w:hanging="284"/>
        <w:jc w:val="both"/>
        <w:rPr>
          <w:ins w:id="468" w:author="Angelica Rodriguez Ortega" w:date="2023-03-21T17:13:00Z"/>
          <w:rFonts w:ascii="Montserrat" w:hAnsi="Montserrat"/>
          <w:lang w:val="es-MX" w:eastAsia="es-MX"/>
        </w:rPr>
      </w:pPr>
      <w:ins w:id="469"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 xml:space="preserve">Referencia de </w:t>
        </w:r>
        <w:proofErr w:type="gramStart"/>
        <w:r w:rsidRPr="00684B76">
          <w:rPr>
            <w:rFonts w:ascii="Montserrat" w:hAnsi="Montserrat"/>
            <w:b/>
            <w:lang w:eastAsia="es-MX"/>
          </w:rPr>
          <w:t>pacientes</w:t>
        </w:r>
        <w:r w:rsidRPr="00684B76">
          <w:rPr>
            <w:rFonts w:ascii="Montserrat" w:hAnsi="Montserrat"/>
            <w:lang w:eastAsia="es-MX"/>
          </w:rPr>
          <w:t>.-</w:t>
        </w:r>
        <w:proofErr w:type="gramEnd"/>
        <w:r w:rsidRPr="00684B76">
          <w:rPr>
            <w:rFonts w:ascii="Montserrat" w:hAnsi="Montserrat"/>
            <w:lang w:eastAsia="es-MX"/>
          </w:rPr>
          <w:t xml:space="preserve"> El procedimiento Médico-Administrativo que realizan las unidades médicas para enviar al paciente de una unidad operativa a otra del mismo o del siguiente nivel de atención que c</w:t>
        </w:r>
        <w:r w:rsidR="00FD636E">
          <w:rPr>
            <w:rFonts w:ascii="Montserrat" w:hAnsi="Montserrat"/>
            <w:lang w:eastAsia="es-MX"/>
          </w:rPr>
          <w:t xml:space="preserve">uente con capacidad resolutiva </w:t>
        </w:r>
      </w:ins>
      <w:proofErr w:type="gramStart"/>
      <w:ins w:id="470" w:author="Angelica Rodriguez Ortega" w:date="2023-04-05T11:37:00Z">
        <w:r w:rsidR="00FD636E">
          <w:rPr>
            <w:rFonts w:ascii="Montserrat" w:hAnsi="Montserrat"/>
            <w:lang w:eastAsia="es-MX"/>
          </w:rPr>
          <w:t>oportuna</w:t>
        </w:r>
      </w:ins>
      <w:ins w:id="471" w:author="Angelica Rodriguez Ortega" w:date="2023-04-05T11:38:00Z">
        <w:r w:rsidR="00FD636E">
          <w:rPr>
            <w:rFonts w:ascii="Montserrat" w:hAnsi="Montserrat"/>
            <w:lang w:eastAsia="es-MX"/>
          </w:rPr>
          <w:t>,</w:t>
        </w:r>
      </w:ins>
      <w:ins w:id="472" w:author="Angelica Rodriguez Ortega" w:date="2023-04-05T11:37:00Z">
        <w:r w:rsidR="00FD636E">
          <w:rPr>
            <w:rFonts w:ascii="Montserrat" w:hAnsi="Montserrat"/>
            <w:lang w:eastAsia="es-MX"/>
          </w:rPr>
          <w:t xml:space="preserve"> </w:t>
        </w:r>
      </w:ins>
      <w:ins w:id="473" w:author="Angelica Rodriguez Ortega" w:date="2023-03-21T17:13:00Z">
        <w:r w:rsidRPr="00684B76">
          <w:rPr>
            <w:rFonts w:ascii="Montserrat" w:hAnsi="Montserrat"/>
            <w:lang w:eastAsia="es-MX"/>
          </w:rPr>
          <w:t xml:space="preserve"> con</w:t>
        </w:r>
        <w:proofErr w:type="gramEnd"/>
        <w:r w:rsidRPr="00684B76">
          <w:rPr>
            <w:rFonts w:ascii="Montserrat" w:hAnsi="Montserrat"/>
            <w:lang w:eastAsia="es-MX"/>
          </w:rPr>
          <w:t xml:space="preserve"> el fin de brindar atención médica especializada e integral o para la realización de auxiliares de diagnóstico y/o tratamiento.</w:t>
        </w:r>
      </w:ins>
    </w:p>
    <w:p w14:paraId="5D5E4305" w14:textId="77777777" w:rsidR="00851B41" w:rsidRPr="00684B76" w:rsidRDefault="00851B41" w:rsidP="00851B41">
      <w:pPr>
        <w:ind w:left="284" w:hanging="284"/>
        <w:jc w:val="both"/>
        <w:rPr>
          <w:ins w:id="474" w:author="Angelica Rodriguez Ortega" w:date="2023-03-21T17:13:00Z"/>
          <w:rFonts w:ascii="Montserrat" w:hAnsi="Montserrat"/>
          <w:lang w:eastAsia="es-MX"/>
        </w:rPr>
      </w:pPr>
    </w:p>
    <w:p w14:paraId="043DFF32" w14:textId="77777777" w:rsidR="00851B41" w:rsidRPr="00684B76" w:rsidRDefault="00851B41" w:rsidP="00851B41">
      <w:pPr>
        <w:ind w:left="284" w:hanging="284"/>
        <w:jc w:val="both"/>
        <w:rPr>
          <w:ins w:id="475" w:author="Angelica Rodriguez Ortega" w:date="2023-03-21T17:13:00Z"/>
          <w:rFonts w:ascii="Montserrat" w:hAnsi="Montserrat"/>
          <w:lang w:eastAsia="es-MX"/>
        </w:rPr>
      </w:pPr>
      <w:ins w:id="476"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 xml:space="preserve">Contrarreferencia de </w:t>
        </w:r>
        <w:proofErr w:type="gramStart"/>
        <w:r w:rsidRPr="00684B76">
          <w:rPr>
            <w:rFonts w:ascii="Montserrat" w:hAnsi="Montserrat"/>
            <w:b/>
            <w:lang w:eastAsia="es-MX"/>
          </w:rPr>
          <w:t>Pacientes</w:t>
        </w:r>
        <w:r w:rsidRPr="00684B76">
          <w:rPr>
            <w:rFonts w:ascii="Montserrat" w:hAnsi="Montserrat"/>
            <w:lang w:eastAsia="es-MX"/>
          </w:rPr>
          <w:t>.-</w:t>
        </w:r>
        <w:proofErr w:type="gramEnd"/>
        <w:r w:rsidRPr="00684B76">
          <w:rPr>
            <w:rFonts w:ascii="Montserrat" w:hAnsi="Montserrat"/>
            <w:lang w:eastAsia="es-MX"/>
          </w:rPr>
          <w:t xml:space="preserve"> El Procedimiento Médico - Administrativo mediante el cual una vez proporcionada la atención médica especializada o los servicios auxiliares de diagnóstico y/o tratamiento motivo de la referencia, las Unidades Médicas de los tres Niveles de Atención ya sea presencial o por Telemedicina, regresan al paciente a la unidad de adscripción, con el fin de que realice el control o seguimiento necesario.</w:t>
        </w:r>
      </w:ins>
    </w:p>
    <w:p w14:paraId="5973D59D" w14:textId="77777777" w:rsidR="00851B41" w:rsidRPr="00684B76" w:rsidRDefault="00851B41" w:rsidP="00851B41">
      <w:pPr>
        <w:ind w:left="284" w:hanging="284"/>
        <w:jc w:val="both"/>
        <w:rPr>
          <w:ins w:id="477" w:author="Angelica Rodriguez Ortega" w:date="2023-03-21T17:13:00Z"/>
          <w:rFonts w:ascii="Montserrat" w:hAnsi="Montserrat"/>
          <w:lang w:eastAsia="es-MX"/>
        </w:rPr>
      </w:pPr>
    </w:p>
    <w:p w14:paraId="4BD6C791" w14:textId="540231C6" w:rsidR="00851B41" w:rsidRPr="00684B76" w:rsidRDefault="00851B41" w:rsidP="00851B41">
      <w:pPr>
        <w:ind w:left="284" w:hanging="284"/>
        <w:jc w:val="both"/>
        <w:rPr>
          <w:ins w:id="478" w:author="Angelica Rodriguez Ortega" w:date="2023-03-21T17:13:00Z"/>
          <w:rFonts w:ascii="Montserrat" w:hAnsi="Montserrat"/>
          <w:lang w:eastAsia="es-MX"/>
        </w:rPr>
      </w:pPr>
      <w:ins w:id="479"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 xml:space="preserve">Sistema de Referencia y </w:t>
        </w:r>
        <w:proofErr w:type="gramStart"/>
        <w:r w:rsidRPr="00684B76">
          <w:rPr>
            <w:rFonts w:ascii="Montserrat" w:hAnsi="Montserrat"/>
            <w:b/>
            <w:lang w:eastAsia="es-MX"/>
          </w:rPr>
          <w:t>Contrarreferencia</w:t>
        </w:r>
        <w:r w:rsidRPr="00684B76">
          <w:rPr>
            <w:rFonts w:ascii="Montserrat" w:hAnsi="Montserrat"/>
            <w:lang w:eastAsia="es-MX"/>
          </w:rPr>
          <w:t>.-</w:t>
        </w:r>
        <w:proofErr w:type="gramEnd"/>
        <w:r w:rsidRPr="00684B76">
          <w:rPr>
            <w:rFonts w:ascii="Montserrat" w:hAnsi="Montserrat"/>
            <w:lang w:eastAsia="es-MX"/>
          </w:rPr>
          <w:t xml:space="preserve"> El flujo organizado de envío, recepción y término de atención médica de pacientes entre los tres niveles de atenció</w:t>
        </w:r>
        <w:r w:rsidR="00D534DE">
          <w:rPr>
            <w:rFonts w:ascii="Montserrat" w:hAnsi="Montserrat"/>
            <w:lang w:eastAsia="es-MX"/>
          </w:rPr>
          <w:t>n, con el propósito de facilit</w:t>
        </w:r>
      </w:ins>
      <w:ins w:id="480" w:author="Angelica Rodriguez Ortega" w:date="2023-04-04T19:29:00Z">
        <w:r w:rsidR="00D534DE">
          <w:rPr>
            <w:rFonts w:ascii="Montserrat" w:hAnsi="Montserrat"/>
            <w:lang w:eastAsia="es-MX"/>
          </w:rPr>
          <w:t xml:space="preserve">ar la valoración del </w:t>
        </w:r>
      </w:ins>
      <w:ins w:id="481" w:author="Angelica Rodriguez Ortega" w:date="2023-04-04T19:30:00Z">
        <w:r w:rsidR="00D534DE">
          <w:rPr>
            <w:rFonts w:ascii="Montserrat" w:hAnsi="Montserrat"/>
            <w:lang w:eastAsia="es-MX"/>
          </w:rPr>
          <w:t>usuario</w:t>
        </w:r>
      </w:ins>
      <w:ins w:id="482" w:author="Angelica Rodriguez Ortega" w:date="2023-04-04T19:29:00Z">
        <w:r w:rsidR="00D534DE">
          <w:rPr>
            <w:rFonts w:ascii="Montserrat" w:hAnsi="Montserrat"/>
            <w:lang w:eastAsia="es-MX"/>
          </w:rPr>
          <w:t>, con o</w:t>
        </w:r>
      </w:ins>
      <w:ins w:id="483" w:author="Angelica Rodriguez Ortega" w:date="2023-03-21T17:13:00Z">
        <w:r w:rsidRPr="00684B76">
          <w:rPr>
            <w:rFonts w:ascii="Montserrat" w:hAnsi="Montserrat"/>
            <w:lang w:eastAsia="es-MX"/>
          </w:rPr>
          <w:t>portun</w:t>
        </w:r>
      </w:ins>
      <w:ins w:id="484" w:author="Angelica Rodriguez Ortega" w:date="2023-04-04T19:30:00Z">
        <w:r w:rsidR="00D534DE">
          <w:rPr>
            <w:rFonts w:ascii="Montserrat" w:hAnsi="Montserrat"/>
            <w:lang w:eastAsia="es-MX"/>
          </w:rPr>
          <w:t>id</w:t>
        </w:r>
      </w:ins>
      <w:ins w:id="485" w:author="Angelica Rodriguez Ortega" w:date="2023-03-21T17:13:00Z">
        <w:r w:rsidRPr="00684B76">
          <w:rPr>
            <w:rFonts w:ascii="Montserrat" w:hAnsi="Montserrat"/>
            <w:lang w:eastAsia="es-MX"/>
          </w:rPr>
          <w:t>a</w:t>
        </w:r>
      </w:ins>
      <w:ins w:id="486" w:author="Angelica Rodriguez Ortega" w:date="2023-04-04T19:30:00Z">
        <w:r w:rsidR="00D534DE">
          <w:rPr>
            <w:rFonts w:ascii="Montserrat" w:hAnsi="Montserrat"/>
            <w:lang w:eastAsia="es-MX"/>
          </w:rPr>
          <w:t>d</w:t>
        </w:r>
      </w:ins>
      <w:ins w:id="487" w:author="Angelica Rodriguez Ortega" w:date="2023-03-21T17:13:00Z">
        <w:r w:rsidRPr="00684B76">
          <w:rPr>
            <w:rFonts w:ascii="Montserrat" w:hAnsi="Montserrat"/>
            <w:lang w:eastAsia="es-MX"/>
          </w:rPr>
          <w:t xml:space="preserve">, </w:t>
        </w:r>
      </w:ins>
      <w:ins w:id="488" w:author="Angelica Rodriguez Ortega" w:date="2023-04-04T19:30:00Z">
        <w:r w:rsidR="00D534DE">
          <w:rPr>
            <w:rFonts w:ascii="Montserrat" w:hAnsi="Montserrat"/>
            <w:lang w:eastAsia="es-MX"/>
          </w:rPr>
          <w:t xml:space="preserve">de forma </w:t>
        </w:r>
      </w:ins>
      <w:ins w:id="489" w:author="Angelica Rodriguez Ortega" w:date="2023-03-21T17:13:00Z">
        <w:r w:rsidRPr="00684B76">
          <w:rPr>
            <w:rFonts w:ascii="Montserrat" w:hAnsi="Montserrat"/>
            <w:lang w:eastAsia="es-MX"/>
          </w:rPr>
          <w:t>integral y de calidad.</w:t>
        </w:r>
      </w:ins>
    </w:p>
    <w:p w14:paraId="09B2F639" w14:textId="257C579C" w:rsidR="00851B41" w:rsidRPr="00684B76" w:rsidRDefault="00851B41" w:rsidP="00851B41">
      <w:pPr>
        <w:pStyle w:val="Prrafodelista"/>
        <w:widowControl/>
        <w:numPr>
          <w:ilvl w:val="0"/>
          <w:numId w:val="4"/>
        </w:numPr>
        <w:tabs>
          <w:tab w:val="left" w:pos="284"/>
        </w:tabs>
        <w:autoSpaceDE/>
        <w:autoSpaceDN/>
        <w:ind w:left="426" w:right="49" w:hanging="397"/>
        <w:contextualSpacing/>
        <w:jc w:val="both"/>
        <w:rPr>
          <w:ins w:id="490" w:author="Angelica Rodriguez Ortega" w:date="2023-03-21T17:13:00Z"/>
          <w:rFonts w:ascii="Montserrat" w:hAnsi="Montserrat"/>
          <w:lang w:eastAsia="es-MX"/>
        </w:rPr>
      </w:pPr>
      <w:ins w:id="491" w:author="Angelica Rodriguez Ortega" w:date="2023-03-21T17:13:00Z">
        <w:r w:rsidRPr="00684B76">
          <w:rPr>
            <w:rFonts w:ascii="Montserrat" w:hAnsi="Montserrat"/>
            <w:b/>
            <w:lang w:eastAsia="es-MX"/>
          </w:rPr>
          <w:t xml:space="preserve">Consulta de 1° </w:t>
        </w:r>
        <w:proofErr w:type="gramStart"/>
        <w:r w:rsidRPr="00684B76">
          <w:rPr>
            <w:rFonts w:ascii="Montserrat" w:hAnsi="Montserrat"/>
            <w:b/>
            <w:lang w:eastAsia="es-MX"/>
          </w:rPr>
          <w:t>Vez</w:t>
        </w:r>
        <w:r w:rsidRPr="00684B76">
          <w:rPr>
            <w:rFonts w:ascii="Montserrat" w:hAnsi="Montserrat"/>
            <w:lang w:eastAsia="es-MX"/>
          </w:rPr>
          <w:t>.-</w:t>
        </w:r>
        <w:proofErr w:type="gramEnd"/>
        <w:r w:rsidRPr="00684B76">
          <w:rPr>
            <w:rFonts w:ascii="Montserrat" w:hAnsi="Montserrat"/>
            <w:lang w:eastAsia="es-MX"/>
          </w:rPr>
          <w:t xml:space="preserve"> La consulta ex</w:t>
        </w:r>
        <w:r w:rsidR="004E46F0" w:rsidRPr="00684B76">
          <w:rPr>
            <w:rFonts w:ascii="Montserrat" w:hAnsi="Montserrat"/>
            <w:lang w:eastAsia="es-MX"/>
          </w:rPr>
          <w:t>terna otorgada en Unidad Médica al</w:t>
        </w:r>
        <w:r w:rsidRPr="00684B76">
          <w:rPr>
            <w:rFonts w:ascii="Montserrat" w:hAnsi="Montserrat"/>
            <w:lang w:eastAsia="es-MX"/>
          </w:rPr>
          <w:t xml:space="preserve"> paciente externo</w:t>
        </w:r>
        <w:r w:rsidRPr="00684B76">
          <w:rPr>
            <w:rFonts w:ascii="Montserrat" w:hAnsi="Montserrat" w:cs="Arial"/>
            <w:rPrChange w:id="492" w:author="Angelica Rodriguez Ortega" w:date="2023-03-21T19:01:00Z">
              <w:rPr>
                <w:rFonts w:ascii="Montserrat" w:hAnsi="Montserrat" w:cs="Arial"/>
                <w:sz w:val="20"/>
                <w:szCs w:val="20"/>
              </w:rPr>
            </w:rPrChange>
          </w:rPr>
          <w:t xml:space="preserve"> referido con un Formato SM1-17 “Formato de Referencia y Contrarreferencia”</w:t>
        </w:r>
        <w:r w:rsidRPr="00684B76">
          <w:rPr>
            <w:rFonts w:ascii="Montserrat" w:hAnsi="Montserrat"/>
            <w:lang w:eastAsia="es-MX"/>
          </w:rPr>
          <w:t xml:space="preserve"> </w:t>
        </w:r>
        <w:r w:rsidRPr="00684B76">
          <w:rPr>
            <w:rFonts w:ascii="Montserrat" w:hAnsi="Montserrat" w:cs="Arial"/>
            <w:rPrChange w:id="493" w:author="Angelica Rodriguez Ortega" w:date="2023-03-21T19:01:00Z">
              <w:rPr>
                <w:rFonts w:ascii="Montserrat" w:hAnsi="Montserrat" w:cs="Arial"/>
                <w:sz w:val="20"/>
                <w:szCs w:val="20"/>
              </w:rPr>
            </w:rPrChange>
          </w:rPr>
          <w:t xml:space="preserve">ya sea de forma presencial o por Telemedicina y que no cuenta con </w:t>
        </w:r>
      </w:ins>
      <w:ins w:id="494" w:author="Angelica Rodriguez Ortega" w:date="2023-04-05T11:59:00Z">
        <w:r w:rsidR="00D30997">
          <w:rPr>
            <w:rFonts w:ascii="Montserrat" w:hAnsi="Montserrat" w:cs="Arial"/>
          </w:rPr>
          <w:t>antecedente de valoración</w:t>
        </w:r>
      </w:ins>
      <w:ins w:id="495" w:author="Angelica Rodriguez Ortega" w:date="2023-04-05T12:00:00Z">
        <w:r w:rsidR="00D30997">
          <w:rPr>
            <w:rFonts w:ascii="Montserrat" w:hAnsi="Montserrat" w:cs="Arial"/>
          </w:rPr>
          <w:t xml:space="preserve"> </w:t>
        </w:r>
      </w:ins>
      <w:ins w:id="496" w:author="Angelica Rodriguez Ortega" w:date="2023-04-05T11:59:00Z">
        <w:r w:rsidR="00972049">
          <w:rPr>
            <w:rFonts w:ascii="Montserrat" w:hAnsi="Montserrat" w:cs="Arial"/>
          </w:rPr>
          <w:t xml:space="preserve">al </w:t>
        </w:r>
        <w:r w:rsidR="00D30997">
          <w:rPr>
            <w:rFonts w:ascii="Montserrat" w:hAnsi="Montserrat" w:cs="Arial"/>
          </w:rPr>
          <w:t>servicio solicitado</w:t>
        </w:r>
        <w:r w:rsidR="0026120C">
          <w:rPr>
            <w:rFonts w:ascii="Montserrat" w:hAnsi="Montserrat" w:cs="Arial"/>
          </w:rPr>
          <w:t xml:space="preserve"> o con </w:t>
        </w:r>
      </w:ins>
      <w:ins w:id="497" w:author="Angelica Rodriguez Ortega" w:date="2023-04-05T12:19:00Z">
        <w:r w:rsidR="0026120C">
          <w:rPr>
            <w:rFonts w:ascii="Montserrat" w:hAnsi="Montserrat" w:cs="Arial"/>
          </w:rPr>
          <w:t xml:space="preserve">una </w:t>
        </w:r>
      </w:ins>
      <w:ins w:id="498" w:author="Angelica Rodriguez Ortega" w:date="2023-04-05T11:59:00Z">
        <w:r w:rsidR="0026120C">
          <w:rPr>
            <w:rFonts w:ascii="Montserrat" w:hAnsi="Montserrat" w:cs="Arial"/>
          </w:rPr>
          <w:t>contrarreferencia</w:t>
        </w:r>
      </w:ins>
      <w:ins w:id="499" w:author="Angelica Rodriguez Ortega" w:date="2023-04-05T12:19:00Z">
        <w:r w:rsidR="007B52BB">
          <w:rPr>
            <w:rFonts w:ascii="Montserrat" w:hAnsi="Montserrat" w:cs="Arial"/>
          </w:rPr>
          <w:t xml:space="preserve"> por el mismo servicio</w:t>
        </w:r>
        <w:r w:rsidR="0026120C">
          <w:rPr>
            <w:rFonts w:ascii="Montserrat" w:hAnsi="Montserrat" w:cs="Arial"/>
          </w:rPr>
          <w:t xml:space="preserve">, </w:t>
        </w:r>
      </w:ins>
      <w:ins w:id="500" w:author="Angelica Rodriguez Ortega" w:date="2023-03-21T17:13:00Z">
        <w:r w:rsidRPr="00684B76">
          <w:rPr>
            <w:rFonts w:ascii="Montserrat" w:hAnsi="Montserrat" w:cs="Arial"/>
            <w:rPrChange w:id="501" w:author="Angelica Rodriguez Ortega" w:date="2023-03-21T19:01:00Z">
              <w:rPr>
                <w:rFonts w:ascii="Montserrat" w:hAnsi="Montserrat" w:cs="Arial"/>
                <w:sz w:val="20"/>
                <w:szCs w:val="20"/>
              </w:rPr>
            </w:rPrChange>
          </w:rPr>
          <w:t>ni</w:t>
        </w:r>
      </w:ins>
      <w:ins w:id="502" w:author="Angelica Rodriguez Ortega" w:date="2023-04-05T12:00:00Z">
        <w:r w:rsidR="00D30997">
          <w:rPr>
            <w:rFonts w:ascii="Montserrat" w:hAnsi="Montserrat" w:cs="Arial"/>
          </w:rPr>
          <w:t xml:space="preserve"> consulta previa menor a seis meses por la misma patolog</w:t>
        </w:r>
      </w:ins>
      <w:ins w:id="503" w:author="Angelica Rodriguez Ortega" w:date="2023-04-05T12:01:00Z">
        <w:r w:rsidR="0026120C">
          <w:rPr>
            <w:rFonts w:ascii="Montserrat" w:hAnsi="Montserrat" w:cs="Arial"/>
          </w:rPr>
          <w:t>ía,</w:t>
        </w:r>
      </w:ins>
      <w:ins w:id="504" w:author="Angelica Rodriguez Ortega" w:date="2023-04-05T12:17:00Z">
        <w:r w:rsidR="007B52BB">
          <w:rPr>
            <w:rFonts w:ascii="Montserrat" w:hAnsi="Montserrat" w:cs="Arial"/>
          </w:rPr>
          <w:t xml:space="preserve"> independiente</w:t>
        </w:r>
        <w:r w:rsidR="0026120C">
          <w:rPr>
            <w:rFonts w:ascii="Montserrat" w:hAnsi="Montserrat" w:cs="Arial"/>
          </w:rPr>
          <w:t xml:space="preserve"> que cuente con expediente cl</w:t>
        </w:r>
        <w:r w:rsidR="007B52BB">
          <w:rPr>
            <w:rFonts w:ascii="Montserrat" w:hAnsi="Montserrat" w:cs="Arial"/>
          </w:rPr>
          <w:t>ínico activo.</w:t>
        </w:r>
      </w:ins>
    </w:p>
    <w:p w14:paraId="319C9571" w14:textId="77777777" w:rsidR="00851B41" w:rsidRPr="00684B76" w:rsidRDefault="00851B41" w:rsidP="00851B41">
      <w:pPr>
        <w:pStyle w:val="Prrafodelista"/>
        <w:widowControl/>
        <w:tabs>
          <w:tab w:val="left" w:pos="284"/>
        </w:tabs>
        <w:autoSpaceDE/>
        <w:autoSpaceDN/>
        <w:ind w:left="426" w:right="49"/>
        <w:jc w:val="both"/>
        <w:rPr>
          <w:ins w:id="505" w:author="Angelica Rodriguez Ortega" w:date="2023-03-21T17:13:00Z"/>
          <w:rFonts w:ascii="Montserrat" w:hAnsi="Montserrat"/>
          <w:lang w:eastAsia="es-MX"/>
        </w:rPr>
      </w:pPr>
    </w:p>
    <w:p w14:paraId="5F1DD462" w14:textId="77777777" w:rsidR="00851B41" w:rsidRPr="00684B76" w:rsidRDefault="00851B41" w:rsidP="00851B41">
      <w:pPr>
        <w:ind w:left="284" w:hanging="284"/>
        <w:jc w:val="both"/>
        <w:rPr>
          <w:ins w:id="506" w:author="Angelica Rodriguez Ortega" w:date="2023-03-21T17:13:00Z"/>
          <w:rFonts w:ascii="Montserrat" w:hAnsi="Montserrat"/>
          <w:lang w:eastAsia="es-MX"/>
        </w:rPr>
      </w:pPr>
      <w:ins w:id="507"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Regionalización.-</w:t>
        </w:r>
        <w:proofErr w:type="gramEnd"/>
        <w:r w:rsidRPr="00684B76">
          <w:rPr>
            <w:rFonts w:ascii="Montserrat" w:hAnsi="Montserrat"/>
            <w:lang w:eastAsia="es-MX"/>
          </w:rPr>
          <w:t xml:space="preserve"> La conformación de áreas geo-demográficas delimitadas, con el fin de planificar la presentación de los servicios, haciendo uso óptimo de recursos y responder así a las necesidades de atención a la salud particulares de la región, se define como la red de unidades médicas, organizada por ámbito geográfico y niveles de atención a la salud, para facilitar el envío del paciente.</w:t>
        </w:r>
      </w:ins>
    </w:p>
    <w:p w14:paraId="1669A69F" w14:textId="77777777" w:rsidR="00851B41" w:rsidRPr="00684B76" w:rsidRDefault="00851B41" w:rsidP="00851B41">
      <w:pPr>
        <w:ind w:left="284" w:hanging="284"/>
        <w:jc w:val="both"/>
        <w:rPr>
          <w:ins w:id="508" w:author="Angelica Rodriguez Ortega" w:date="2023-03-21T17:13:00Z"/>
          <w:rFonts w:ascii="Montserrat" w:hAnsi="Montserrat"/>
          <w:lang w:eastAsia="es-MX"/>
        </w:rPr>
      </w:pPr>
    </w:p>
    <w:p w14:paraId="6E29CE44" w14:textId="77777777" w:rsidR="00851B41" w:rsidRPr="00684B76" w:rsidRDefault="00851B41" w:rsidP="00851B41">
      <w:pPr>
        <w:ind w:left="284" w:hanging="284"/>
        <w:jc w:val="both"/>
        <w:rPr>
          <w:ins w:id="509" w:author="Angelica Rodriguez Ortega" w:date="2023-03-21T17:13:00Z"/>
          <w:rFonts w:ascii="Montserrat" w:hAnsi="Montserrat"/>
          <w:lang w:eastAsia="es-MX"/>
        </w:rPr>
      </w:pPr>
      <w:ins w:id="510" w:author="Angelica Rodriguez Ortega" w:date="2023-03-21T17:13:00Z">
        <w:r w:rsidRPr="00684B76">
          <w:rPr>
            <w:rFonts w:ascii="Montserrat" w:hAnsi="Montserrat"/>
            <w:lang w:eastAsia="es-MX"/>
          </w:rPr>
          <w:t>•</w:t>
        </w:r>
        <w:r w:rsidRPr="00684B76">
          <w:rPr>
            <w:rFonts w:ascii="Montserrat" w:hAnsi="Montserrat"/>
            <w:lang w:eastAsia="es-MX"/>
          </w:rPr>
          <w:tab/>
        </w:r>
        <w:proofErr w:type="spellStart"/>
        <w:r w:rsidRPr="00684B76">
          <w:rPr>
            <w:rFonts w:ascii="Montserrat" w:hAnsi="Montserrat"/>
            <w:b/>
            <w:lang w:eastAsia="es-MX"/>
          </w:rPr>
          <w:t>Micro-</w:t>
        </w:r>
        <w:proofErr w:type="gramStart"/>
        <w:r w:rsidRPr="00684B76">
          <w:rPr>
            <w:rFonts w:ascii="Montserrat" w:hAnsi="Montserrat"/>
            <w:b/>
            <w:lang w:eastAsia="es-MX"/>
          </w:rPr>
          <w:t>regionalización</w:t>
        </w:r>
        <w:proofErr w:type="spellEnd"/>
        <w:r w:rsidRPr="00684B76">
          <w:rPr>
            <w:rFonts w:ascii="Montserrat" w:hAnsi="Montserrat"/>
            <w:lang w:eastAsia="es-MX"/>
          </w:rPr>
          <w:t>.-</w:t>
        </w:r>
        <w:proofErr w:type="gramEnd"/>
        <w:r w:rsidRPr="00684B76">
          <w:rPr>
            <w:rFonts w:ascii="Montserrat" w:hAnsi="Montserrat"/>
            <w:lang w:eastAsia="es-MX"/>
          </w:rPr>
          <w:t xml:space="preserve"> Las Unidades Médicas que por ámbito geográfico pueden referir a otras Unidades Médicas próximas a la adscripción del paciente, independiente de la entidad federativa o región.</w:t>
        </w:r>
      </w:ins>
    </w:p>
    <w:p w14:paraId="54DB02DC" w14:textId="77777777" w:rsidR="00851B41" w:rsidRPr="00684B76" w:rsidRDefault="00851B41" w:rsidP="00851B41">
      <w:pPr>
        <w:ind w:left="284" w:hanging="284"/>
        <w:jc w:val="both"/>
        <w:rPr>
          <w:ins w:id="511" w:author="Angelica Rodriguez Ortega" w:date="2023-03-21T17:13:00Z"/>
          <w:rFonts w:ascii="Montserrat" w:hAnsi="Montserrat"/>
          <w:lang w:eastAsia="es-MX"/>
        </w:rPr>
      </w:pPr>
    </w:p>
    <w:p w14:paraId="71098B02" w14:textId="77777777" w:rsidR="00851B41" w:rsidRPr="00684B76" w:rsidRDefault="00851B41" w:rsidP="00851B41">
      <w:pPr>
        <w:ind w:left="284" w:hanging="284"/>
        <w:jc w:val="both"/>
        <w:rPr>
          <w:ins w:id="512" w:author="Angelica Rodriguez Ortega" w:date="2023-03-21T17:13:00Z"/>
          <w:rFonts w:ascii="Montserrat" w:hAnsi="Montserrat"/>
          <w:lang w:eastAsia="es-MX"/>
        </w:rPr>
      </w:pPr>
      <w:ins w:id="513"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Isócrona.-</w:t>
        </w:r>
        <w:proofErr w:type="gramEnd"/>
        <w:r w:rsidRPr="00684B76">
          <w:rPr>
            <w:rFonts w:ascii="Montserrat" w:hAnsi="Montserrat"/>
            <w:lang w:eastAsia="es-MX"/>
          </w:rPr>
          <w:t xml:space="preserve"> El Tiempo que tarda un paciente en desplazarse a la Unidad Médica.</w:t>
        </w:r>
      </w:ins>
    </w:p>
    <w:p w14:paraId="1626CACF" w14:textId="06311E23" w:rsidR="00851B41" w:rsidRPr="00684B76" w:rsidRDefault="004E46F0" w:rsidP="00851B41">
      <w:pPr>
        <w:ind w:left="284"/>
        <w:jc w:val="both"/>
        <w:rPr>
          <w:ins w:id="514" w:author="Angelica Rodriguez Ortega" w:date="2023-03-21T17:13:00Z"/>
          <w:rFonts w:ascii="Montserrat" w:hAnsi="Montserrat"/>
          <w:lang w:eastAsia="es-MX"/>
        </w:rPr>
      </w:pPr>
      <w:ins w:id="515" w:author="Angelica Rodriguez Ortega" w:date="2023-03-21T18:03:00Z">
        <w:r w:rsidRPr="00684B76">
          <w:rPr>
            <w:rFonts w:ascii="Montserrat" w:hAnsi="Montserrat"/>
            <w:lang w:eastAsia="es-MX"/>
          </w:rPr>
          <w:t>L</w:t>
        </w:r>
      </w:ins>
      <w:ins w:id="516" w:author="Angelica Rodriguez Ortega" w:date="2023-03-21T17:13:00Z">
        <w:r w:rsidR="00851B41" w:rsidRPr="00684B76">
          <w:rPr>
            <w:rFonts w:ascii="Montserrat" w:hAnsi="Montserrat"/>
            <w:lang w:eastAsia="es-MX"/>
          </w:rPr>
          <w:t>a isócrona entre los centros de salud de su área de influencia y el Centro de Urgencias de Atención Primaria, no tiene que ser superior a 30 minutos, con los medios de transporte habituales.</w:t>
        </w:r>
      </w:ins>
    </w:p>
    <w:p w14:paraId="693F1D12" w14:textId="77777777" w:rsidR="00851B41" w:rsidRPr="00684B76" w:rsidRDefault="00851B41" w:rsidP="00851B41">
      <w:pPr>
        <w:ind w:left="284" w:hanging="284"/>
        <w:jc w:val="both"/>
        <w:rPr>
          <w:ins w:id="517" w:author="Angelica Rodriguez Ortega" w:date="2023-03-21T17:13:00Z"/>
          <w:rFonts w:ascii="Montserrat" w:hAnsi="Montserrat"/>
          <w:lang w:eastAsia="es-MX"/>
        </w:rPr>
      </w:pPr>
    </w:p>
    <w:p w14:paraId="354B2C62" w14:textId="32E76A14" w:rsidR="00851B41" w:rsidRPr="00684B76" w:rsidRDefault="00851B41" w:rsidP="00851B41">
      <w:pPr>
        <w:ind w:left="284" w:hanging="284"/>
        <w:jc w:val="both"/>
        <w:rPr>
          <w:ins w:id="518" w:author="Angelica Rodriguez Ortega" w:date="2023-03-21T17:13:00Z"/>
          <w:rFonts w:ascii="Montserrat" w:hAnsi="Montserrat"/>
          <w:lang w:eastAsia="es-MX"/>
        </w:rPr>
      </w:pPr>
      <w:ins w:id="519"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Ingreso</w:t>
        </w:r>
        <w:r w:rsidRPr="00684B76">
          <w:rPr>
            <w:rFonts w:ascii="Montserrat" w:hAnsi="Montserrat"/>
            <w:lang w:eastAsia="es-MX"/>
          </w:rPr>
          <w:t>.-</w:t>
        </w:r>
        <w:proofErr w:type="gramEnd"/>
        <w:r w:rsidRPr="00684B76">
          <w:rPr>
            <w:rFonts w:ascii="Montserrat" w:hAnsi="Montserrat"/>
            <w:lang w:eastAsia="es-MX"/>
          </w:rPr>
          <w:t xml:space="preserve"> El Paciente que amerita atención médi</w:t>
        </w:r>
        <w:r w:rsidR="007B52BB">
          <w:rPr>
            <w:rFonts w:ascii="Montserrat" w:hAnsi="Montserrat"/>
            <w:lang w:eastAsia="es-MX"/>
          </w:rPr>
          <w:t xml:space="preserve">ca por urgencias, </w:t>
        </w:r>
        <w:r w:rsidRPr="00684B76">
          <w:rPr>
            <w:rFonts w:ascii="Montserrat" w:hAnsi="Montserrat"/>
            <w:lang w:eastAsia="es-MX"/>
          </w:rPr>
          <w:t>hosp</w:t>
        </w:r>
        <w:r w:rsidR="007B52BB">
          <w:rPr>
            <w:rFonts w:ascii="Montserrat" w:hAnsi="Montserrat"/>
            <w:lang w:eastAsia="es-MX"/>
          </w:rPr>
          <w:t>italización</w:t>
        </w:r>
      </w:ins>
      <w:ins w:id="520" w:author="Angelica Rodriguez Ortega" w:date="2023-04-05T12:23:00Z">
        <w:r w:rsidR="007B52BB">
          <w:rPr>
            <w:rFonts w:ascii="Montserrat" w:hAnsi="Montserrat"/>
            <w:lang w:eastAsia="es-MX"/>
          </w:rPr>
          <w:t xml:space="preserve"> y que ocupa una cama censable o no censable </w:t>
        </w:r>
      </w:ins>
    </w:p>
    <w:p w14:paraId="1FF27436" w14:textId="77777777" w:rsidR="00851B41" w:rsidRPr="00684B76" w:rsidRDefault="00851B41" w:rsidP="00851B41">
      <w:pPr>
        <w:ind w:left="284" w:hanging="284"/>
        <w:jc w:val="both"/>
        <w:rPr>
          <w:ins w:id="521" w:author="Angelica Rodriguez Ortega" w:date="2023-03-21T17:13:00Z"/>
          <w:rFonts w:ascii="Montserrat" w:hAnsi="Montserrat"/>
          <w:lang w:eastAsia="es-MX"/>
        </w:rPr>
      </w:pPr>
    </w:p>
    <w:p w14:paraId="3360EF78" w14:textId="72D2FC00" w:rsidR="00851B41" w:rsidRPr="00684B76" w:rsidRDefault="00851B41" w:rsidP="00851B41">
      <w:pPr>
        <w:ind w:left="284" w:hanging="284"/>
        <w:jc w:val="both"/>
        <w:rPr>
          <w:ins w:id="522" w:author="Angelica Rodriguez Ortega" w:date="2023-03-21T17:13:00Z"/>
          <w:rFonts w:ascii="Montserrat" w:hAnsi="Montserrat"/>
          <w:lang w:eastAsia="es-MX"/>
        </w:rPr>
      </w:pPr>
      <w:ins w:id="523" w:author="Angelica Rodriguez Ortega" w:date="2023-03-21T17:13:00Z">
        <w:r w:rsidRPr="00684B76">
          <w:rPr>
            <w:rFonts w:ascii="Montserrat" w:hAnsi="Montserrat"/>
            <w:lang w:eastAsia="es-MX"/>
          </w:rPr>
          <w:lastRenderedPageBreak/>
          <w:t>•</w:t>
        </w:r>
        <w:r w:rsidRPr="00684B76">
          <w:rPr>
            <w:rFonts w:ascii="Montserrat" w:hAnsi="Montserrat"/>
            <w:lang w:eastAsia="es-MX"/>
          </w:rPr>
          <w:tab/>
        </w:r>
        <w:proofErr w:type="gramStart"/>
        <w:r w:rsidRPr="00684B76">
          <w:rPr>
            <w:rFonts w:ascii="Montserrat" w:hAnsi="Montserrat"/>
            <w:b/>
            <w:lang w:eastAsia="es-MX"/>
          </w:rPr>
          <w:t>Egreso</w:t>
        </w:r>
        <w:r w:rsidRPr="00684B76">
          <w:rPr>
            <w:rFonts w:ascii="Montserrat" w:hAnsi="Montserrat"/>
            <w:lang w:eastAsia="es-MX"/>
          </w:rPr>
          <w:t>.-</w:t>
        </w:r>
        <w:proofErr w:type="gramEnd"/>
        <w:r w:rsidRPr="00684B76">
          <w:rPr>
            <w:rFonts w:ascii="Montserrat" w:hAnsi="Montserrat"/>
            <w:lang w:eastAsia="es-MX"/>
          </w:rPr>
          <w:t xml:space="preserve"> El registro de salida de la instalación hospitalaria de un paciente que haya ocu</w:t>
        </w:r>
        <w:r w:rsidR="007B52BB">
          <w:rPr>
            <w:rFonts w:ascii="Montserrat" w:hAnsi="Montserrat"/>
            <w:lang w:eastAsia="es-MX"/>
          </w:rPr>
          <w:t>pado una cama censable</w:t>
        </w:r>
      </w:ins>
      <w:ins w:id="524" w:author="Angelica Rodriguez Ortega" w:date="2023-04-05T12:24:00Z">
        <w:r w:rsidR="007B52BB">
          <w:rPr>
            <w:rFonts w:ascii="Montserrat" w:hAnsi="Montserrat"/>
            <w:lang w:eastAsia="es-MX"/>
          </w:rPr>
          <w:t xml:space="preserve"> o no censable</w:t>
        </w:r>
      </w:ins>
      <w:ins w:id="525" w:author="Angelica Rodriguez Ortega" w:date="2023-03-21T17:13:00Z">
        <w:r w:rsidRPr="00684B76">
          <w:rPr>
            <w:rFonts w:ascii="Montserrat" w:hAnsi="Montserrat"/>
            <w:lang w:eastAsia="es-MX"/>
          </w:rPr>
          <w:t xml:space="preserve">, una vez cumplido los trámites médico-administrativos establecidos para tal fin. </w:t>
        </w:r>
      </w:ins>
    </w:p>
    <w:p w14:paraId="28CF9CBF" w14:textId="77777777" w:rsidR="00851B41" w:rsidRPr="00684B76" w:rsidRDefault="00851B41" w:rsidP="00851B41">
      <w:pPr>
        <w:ind w:left="284" w:hanging="284"/>
        <w:jc w:val="both"/>
        <w:rPr>
          <w:ins w:id="526" w:author="Angelica Rodriguez Ortega" w:date="2023-03-21T17:13:00Z"/>
          <w:rFonts w:ascii="Montserrat" w:hAnsi="Montserrat"/>
          <w:lang w:eastAsia="es-MX"/>
        </w:rPr>
      </w:pPr>
    </w:p>
    <w:p w14:paraId="3FBD102C" w14:textId="2E39B392" w:rsidR="00851B41" w:rsidRPr="00684B76" w:rsidRDefault="00851B41" w:rsidP="00851B41">
      <w:pPr>
        <w:ind w:left="284" w:hanging="284"/>
        <w:jc w:val="both"/>
        <w:rPr>
          <w:ins w:id="527" w:author="Angelica Rodriguez Ortega" w:date="2023-03-21T17:13:00Z"/>
          <w:rFonts w:ascii="Montserrat" w:hAnsi="Montserrat"/>
          <w:lang w:eastAsia="es-MX"/>
        </w:rPr>
      </w:pPr>
      <w:ins w:id="528"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Subsecuente</w:t>
        </w:r>
        <w:r w:rsidRPr="00684B76">
          <w:rPr>
            <w:rFonts w:ascii="Montserrat" w:hAnsi="Montserrat"/>
            <w:lang w:eastAsia="es-MX"/>
          </w:rPr>
          <w:t>.-</w:t>
        </w:r>
        <w:proofErr w:type="gramEnd"/>
        <w:r w:rsidRPr="00684B76">
          <w:rPr>
            <w:rFonts w:ascii="Montserrat" w:hAnsi="Montserrat"/>
            <w:lang w:eastAsia="es-MX"/>
          </w:rPr>
          <w:t xml:space="preserve"> La consulta externa ot</w:t>
        </w:r>
        <w:r w:rsidR="007B52BB">
          <w:rPr>
            <w:rFonts w:ascii="Montserrat" w:hAnsi="Montserrat"/>
            <w:lang w:eastAsia="es-MX"/>
          </w:rPr>
          <w:t xml:space="preserve">orgada a un paciente </w:t>
        </w:r>
        <w:r w:rsidRPr="00684B76">
          <w:rPr>
            <w:rFonts w:ascii="Montserrat" w:hAnsi="Montserrat"/>
            <w:lang w:eastAsia="es-MX"/>
          </w:rPr>
          <w:t>para su seguimiento y control posterior a la de primera vez.</w:t>
        </w:r>
      </w:ins>
    </w:p>
    <w:p w14:paraId="53223815" w14:textId="77777777" w:rsidR="00851B41" w:rsidRPr="00684B76" w:rsidRDefault="00851B41" w:rsidP="00851B41">
      <w:pPr>
        <w:ind w:left="284" w:hanging="284"/>
        <w:jc w:val="both"/>
        <w:rPr>
          <w:ins w:id="529" w:author="Angelica Rodriguez Ortega" w:date="2023-03-21T17:13:00Z"/>
          <w:rFonts w:ascii="Montserrat" w:hAnsi="Montserrat"/>
          <w:lang w:eastAsia="es-MX"/>
        </w:rPr>
      </w:pPr>
    </w:p>
    <w:p w14:paraId="62CE5E22" w14:textId="44F2B6C9" w:rsidR="00851B41" w:rsidRPr="00684B76" w:rsidRDefault="00851B41" w:rsidP="00851B41">
      <w:pPr>
        <w:pStyle w:val="Prrafodelista"/>
        <w:widowControl/>
        <w:numPr>
          <w:ilvl w:val="0"/>
          <w:numId w:val="4"/>
        </w:numPr>
        <w:tabs>
          <w:tab w:val="left" w:pos="284"/>
        </w:tabs>
        <w:autoSpaceDE/>
        <w:autoSpaceDN/>
        <w:ind w:left="426" w:right="49" w:hanging="397"/>
        <w:contextualSpacing/>
        <w:jc w:val="both"/>
        <w:rPr>
          <w:ins w:id="530" w:author="Angelica Rodriguez Ortega" w:date="2023-03-21T17:13:00Z"/>
          <w:rFonts w:ascii="Montserrat" w:hAnsi="Montserrat" w:cs="Arial"/>
          <w:b/>
          <w:bCs/>
          <w:rPrChange w:id="531" w:author="Angelica Rodriguez Ortega" w:date="2023-03-21T19:01:00Z">
            <w:rPr>
              <w:ins w:id="532" w:author="Angelica Rodriguez Ortega" w:date="2023-03-21T17:13:00Z"/>
              <w:rFonts w:ascii="Montserrat" w:hAnsi="Montserrat" w:cs="Arial"/>
              <w:b/>
              <w:bCs/>
              <w:sz w:val="20"/>
              <w:szCs w:val="20"/>
            </w:rPr>
          </w:rPrChange>
        </w:rPr>
      </w:pPr>
      <w:proofErr w:type="gramStart"/>
      <w:ins w:id="533" w:author="Angelica Rodriguez Ortega" w:date="2023-03-21T17:13:00Z">
        <w:r w:rsidRPr="00684B76">
          <w:rPr>
            <w:rFonts w:ascii="Montserrat" w:hAnsi="Montserrat"/>
            <w:b/>
            <w:lang w:eastAsia="es-MX"/>
          </w:rPr>
          <w:t>Diferimiento</w:t>
        </w:r>
        <w:r w:rsidRPr="00684B76">
          <w:rPr>
            <w:rFonts w:ascii="Montserrat" w:hAnsi="Montserrat"/>
            <w:lang w:eastAsia="es-MX"/>
          </w:rPr>
          <w:t>.</w:t>
        </w:r>
      </w:ins>
      <w:ins w:id="534" w:author="Angelica Rodriguez Ortega" w:date="2023-04-12T15:52:00Z">
        <w:r w:rsidR="00972049" w:rsidRPr="00684B76">
          <w:rPr>
            <w:rFonts w:ascii="Montserrat" w:hAnsi="Montserrat"/>
            <w:lang w:eastAsia="es-MX"/>
          </w:rPr>
          <w:t>-</w:t>
        </w:r>
        <w:proofErr w:type="gramEnd"/>
        <w:r w:rsidR="00972049">
          <w:rPr>
            <w:rFonts w:ascii="Montserrat" w:hAnsi="Montserrat"/>
            <w:lang w:eastAsia="es-MX"/>
          </w:rPr>
          <w:t xml:space="preserve"> </w:t>
        </w:r>
      </w:ins>
      <w:ins w:id="535" w:author="Angelica Rodriguez Ortega" w:date="2023-03-21T17:13:00Z">
        <w:r w:rsidRPr="00684B76">
          <w:rPr>
            <w:rFonts w:ascii="Montserrat" w:hAnsi="Montserrat" w:cs="Arial"/>
            <w:bCs/>
            <w:rPrChange w:id="536" w:author="Angelica Rodriguez Ortega" w:date="2023-03-21T19:01:00Z">
              <w:rPr>
                <w:rFonts w:ascii="Montserrat" w:hAnsi="Montserrat" w:cs="Arial"/>
                <w:bCs/>
                <w:sz w:val="20"/>
                <w:szCs w:val="20"/>
              </w:rPr>
            </w:rPrChange>
          </w:rPr>
          <w:t>Es el tiempo en que se registra una cita de primera vez o subsecuente en consulta externa, para que sea oportuno debe ofertarse la cita de p</w:t>
        </w:r>
        <w:r w:rsidR="009A3BE0">
          <w:rPr>
            <w:rFonts w:ascii="Montserrat" w:hAnsi="Montserrat" w:cs="Arial"/>
            <w:bCs/>
          </w:rPr>
          <w:t xml:space="preserve">rimera vez dentro de los </w:t>
        </w:r>
      </w:ins>
      <w:ins w:id="537" w:author="Angelica Rodriguez Ortega" w:date="2023-04-12T15:52:00Z">
        <w:r w:rsidR="00972049">
          <w:rPr>
            <w:rFonts w:ascii="Montserrat" w:hAnsi="Montserrat" w:cs="Arial"/>
            <w:bCs/>
          </w:rPr>
          <w:t>veintiún</w:t>
        </w:r>
      </w:ins>
      <w:ins w:id="538" w:author="Angelica Rodriguez Ortega" w:date="2023-03-21T17:13:00Z">
        <w:r w:rsidRPr="00684B76">
          <w:rPr>
            <w:rFonts w:ascii="Montserrat" w:hAnsi="Montserrat" w:cs="Arial"/>
            <w:bCs/>
            <w:rPrChange w:id="539" w:author="Angelica Rodriguez Ortega" w:date="2023-03-21T19:01:00Z">
              <w:rPr>
                <w:rFonts w:ascii="Montserrat" w:hAnsi="Montserrat" w:cs="Arial"/>
                <w:bCs/>
                <w:sz w:val="20"/>
                <w:szCs w:val="20"/>
              </w:rPr>
            </w:rPrChange>
          </w:rPr>
          <w:t xml:space="preserve"> días naturales</w:t>
        </w:r>
        <w:r w:rsidRPr="00684B76">
          <w:rPr>
            <w:rFonts w:ascii="Montserrat" w:hAnsi="Montserrat" w:cs="Arial"/>
            <w:rPrChange w:id="540" w:author="Angelica Rodriguez Ortega" w:date="2023-03-21T19:01:00Z">
              <w:rPr>
                <w:rFonts w:ascii="Montserrat" w:hAnsi="Montserrat" w:cs="Arial"/>
                <w:sz w:val="20"/>
                <w:szCs w:val="20"/>
              </w:rPr>
            </w:rPrChange>
          </w:rPr>
          <w:t xml:space="preserve"> a partir de la recepción del documento</w:t>
        </w:r>
        <w:r w:rsidR="00AA645D">
          <w:rPr>
            <w:rFonts w:ascii="Montserrat" w:hAnsi="Montserrat" w:cs="Arial"/>
            <w:b/>
            <w:bCs/>
          </w:rPr>
          <w:t>.</w:t>
        </w:r>
      </w:ins>
    </w:p>
    <w:p w14:paraId="21FE3CC2" w14:textId="77777777" w:rsidR="00851B41" w:rsidRPr="00684B76" w:rsidRDefault="00851B41" w:rsidP="00851B41">
      <w:pPr>
        <w:ind w:left="284" w:hanging="284"/>
        <w:jc w:val="both"/>
        <w:rPr>
          <w:ins w:id="541" w:author="Angelica Rodriguez Ortega" w:date="2023-03-21T17:13:00Z"/>
          <w:rFonts w:ascii="Montserrat" w:hAnsi="Montserrat"/>
          <w:lang w:eastAsia="es-MX"/>
        </w:rPr>
      </w:pPr>
    </w:p>
    <w:p w14:paraId="316DA25D" w14:textId="77777777" w:rsidR="00851B41" w:rsidRPr="00684B76" w:rsidRDefault="00851B41" w:rsidP="00851B41">
      <w:pPr>
        <w:ind w:left="284" w:hanging="284"/>
        <w:jc w:val="both"/>
        <w:rPr>
          <w:ins w:id="542" w:author="Angelica Rodriguez Ortega" w:date="2023-03-21T17:13:00Z"/>
          <w:rFonts w:ascii="Montserrat" w:hAnsi="Montserrat"/>
          <w:lang w:eastAsia="es-MX"/>
        </w:rPr>
      </w:pPr>
      <w:ins w:id="543"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Rezago</w:t>
        </w:r>
        <w:r w:rsidRPr="00684B76">
          <w:rPr>
            <w:rFonts w:ascii="Montserrat" w:hAnsi="Montserrat"/>
            <w:lang w:eastAsia="es-MX"/>
          </w:rPr>
          <w:t>.-</w:t>
        </w:r>
        <w:proofErr w:type="gramEnd"/>
        <w:r w:rsidRPr="00684B76">
          <w:rPr>
            <w:rFonts w:ascii="Montserrat" w:hAnsi="Montserrat"/>
            <w:lang w:eastAsia="es-MX"/>
          </w:rPr>
          <w:t xml:space="preserve"> La cantidad de pacientes pendientes de atención médica tanto de consulta externa, procedimiento quirúrgico o realización de estudios auxiliar para el diagnóstico y tratamiento.</w:t>
        </w:r>
      </w:ins>
    </w:p>
    <w:p w14:paraId="55FA92FD" w14:textId="77777777" w:rsidR="00851B41" w:rsidRPr="00684B76" w:rsidRDefault="00851B41" w:rsidP="00851B41">
      <w:pPr>
        <w:ind w:left="284" w:hanging="284"/>
        <w:jc w:val="both"/>
        <w:rPr>
          <w:ins w:id="544" w:author="Angelica Rodriguez Ortega" w:date="2023-03-21T17:13:00Z"/>
          <w:rFonts w:ascii="Montserrat" w:hAnsi="Montserrat"/>
          <w:lang w:eastAsia="es-MX"/>
        </w:rPr>
      </w:pPr>
    </w:p>
    <w:p w14:paraId="08E5DF83" w14:textId="77777777" w:rsidR="00851B41" w:rsidRPr="00684B76" w:rsidRDefault="00851B41" w:rsidP="00851B41">
      <w:pPr>
        <w:ind w:left="284" w:hanging="284"/>
        <w:jc w:val="both"/>
        <w:rPr>
          <w:ins w:id="545" w:author="Angelica Rodriguez Ortega" w:date="2023-03-21T17:13:00Z"/>
          <w:rFonts w:ascii="Montserrat" w:hAnsi="Montserrat"/>
          <w:lang w:eastAsia="es-MX"/>
        </w:rPr>
      </w:pPr>
    </w:p>
    <w:p w14:paraId="75BC51C5" w14:textId="77777777" w:rsidR="00851B41" w:rsidRPr="00684B76" w:rsidRDefault="00851B41" w:rsidP="00851B41">
      <w:pPr>
        <w:ind w:left="284" w:hanging="284"/>
        <w:jc w:val="both"/>
        <w:rPr>
          <w:ins w:id="546" w:author="Angelica Rodriguez Ortega" w:date="2023-03-21T17:13:00Z"/>
          <w:rFonts w:ascii="Montserrat" w:hAnsi="Montserrat"/>
          <w:lang w:eastAsia="es-MX"/>
        </w:rPr>
      </w:pPr>
      <w:ins w:id="547"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Tele consulta</w:t>
        </w:r>
        <w:r w:rsidRPr="00684B76">
          <w:rPr>
            <w:rFonts w:ascii="Montserrat" w:hAnsi="Montserrat"/>
            <w:lang w:eastAsia="es-MX"/>
          </w:rPr>
          <w:t xml:space="preserve"> </w:t>
        </w:r>
        <w:r w:rsidRPr="00684B76">
          <w:rPr>
            <w:rFonts w:ascii="Montserrat" w:hAnsi="Montserrat"/>
            <w:b/>
            <w:lang w:eastAsia="es-MX"/>
          </w:rPr>
          <w:t>(</w:t>
        </w:r>
        <w:proofErr w:type="gramStart"/>
        <w:r w:rsidRPr="00684B76">
          <w:rPr>
            <w:rFonts w:ascii="Montserrat" w:hAnsi="Montserrat"/>
            <w:b/>
            <w:lang w:eastAsia="es-MX"/>
          </w:rPr>
          <w:t>Tele Salud)</w:t>
        </w:r>
        <w:r w:rsidRPr="00684B76">
          <w:rPr>
            <w:rFonts w:ascii="Montserrat" w:hAnsi="Montserrat"/>
            <w:lang w:eastAsia="es-MX"/>
          </w:rPr>
          <w:t>.-</w:t>
        </w:r>
        <w:proofErr w:type="gramEnd"/>
        <w:r w:rsidRPr="00684B76">
          <w:rPr>
            <w:rFonts w:ascii="Montserrat" w:hAnsi="Montserrat"/>
            <w:lang w:eastAsia="es-MX"/>
          </w:rPr>
          <w:t xml:space="preserve"> La atención especializada interactiva mediante técnicas de telecomunicaciones, a través de la interconsulta del paciente entre unidades en tiempo real.</w:t>
        </w:r>
      </w:ins>
    </w:p>
    <w:p w14:paraId="5499E0B6" w14:textId="77777777" w:rsidR="00851B41" w:rsidRPr="00684B76" w:rsidRDefault="00851B41" w:rsidP="00851B41">
      <w:pPr>
        <w:ind w:left="284" w:hanging="284"/>
        <w:jc w:val="both"/>
        <w:rPr>
          <w:ins w:id="548" w:author="Angelica Rodriguez Ortega" w:date="2023-03-21T17:13:00Z"/>
          <w:rFonts w:ascii="Montserrat" w:hAnsi="Montserrat"/>
          <w:lang w:eastAsia="es-MX"/>
        </w:rPr>
      </w:pPr>
    </w:p>
    <w:p w14:paraId="2E4E808F" w14:textId="77777777" w:rsidR="00851B41" w:rsidRPr="00684B76" w:rsidRDefault="00851B41" w:rsidP="00851B41">
      <w:pPr>
        <w:ind w:left="284" w:hanging="284"/>
        <w:jc w:val="both"/>
        <w:rPr>
          <w:ins w:id="549" w:author="Angelica Rodriguez Ortega" w:date="2023-03-21T17:13:00Z"/>
          <w:rFonts w:ascii="Montserrat" w:hAnsi="Montserrat"/>
          <w:lang w:eastAsia="es-MX"/>
        </w:rPr>
      </w:pPr>
      <w:ins w:id="550"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 xml:space="preserve">Guía para el Tratamiento por Niveles de </w:t>
        </w:r>
        <w:proofErr w:type="gramStart"/>
        <w:r w:rsidRPr="00684B76">
          <w:rPr>
            <w:rFonts w:ascii="Montserrat" w:hAnsi="Montserrat"/>
            <w:b/>
            <w:lang w:eastAsia="es-MX"/>
          </w:rPr>
          <w:t>Atención</w:t>
        </w:r>
        <w:r w:rsidRPr="00684B76">
          <w:rPr>
            <w:rFonts w:ascii="Montserrat" w:hAnsi="Montserrat"/>
            <w:lang w:eastAsia="es-MX"/>
          </w:rPr>
          <w:t>.-</w:t>
        </w:r>
        <w:proofErr w:type="gramEnd"/>
        <w:r w:rsidRPr="00684B76">
          <w:rPr>
            <w:rFonts w:ascii="Montserrat" w:hAnsi="Montserrat"/>
            <w:lang w:eastAsia="es-MX"/>
          </w:rPr>
          <w:t xml:space="preserve"> El instrumento de apoyo que le permite al médico determinar en qué nivel de atención debe ser asistido el paciente, de acuerdo con la complejidad de su padecimiento. </w:t>
        </w:r>
      </w:ins>
    </w:p>
    <w:p w14:paraId="14A6AAA5" w14:textId="77777777" w:rsidR="00851B41" w:rsidRPr="00684B76" w:rsidRDefault="00851B41" w:rsidP="00851B41">
      <w:pPr>
        <w:ind w:left="284" w:hanging="284"/>
        <w:jc w:val="both"/>
        <w:rPr>
          <w:ins w:id="551" w:author="Angelica Rodriguez Ortega" w:date="2023-03-21T17:13:00Z"/>
          <w:rFonts w:ascii="Montserrat" w:hAnsi="Montserrat"/>
          <w:lang w:eastAsia="es-MX"/>
        </w:rPr>
      </w:pPr>
    </w:p>
    <w:p w14:paraId="58ED345C" w14:textId="374D03E5" w:rsidR="00851B41" w:rsidRPr="00684B76" w:rsidRDefault="00851B41" w:rsidP="00851B41">
      <w:pPr>
        <w:ind w:left="284" w:hanging="284"/>
        <w:jc w:val="both"/>
        <w:rPr>
          <w:ins w:id="552" w:author="Angelica Rodriguez Ortega" w:date="2023-03-21T17:13:00Z"/>
          <w:rFonts w:ascii="Montserrat" w:hAnsi="Montserrat"/>
          <w:lang w:eastAsia="es-MX"/>
        </w:rPr>
      </w:pPr>
      <w:ins w:id="553"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Primer Nivel de Atención</w:t>
        </w:r>
        <w:r w:rsidRPr="00684B76">
          <w:rPr>
            <w:rFonts w:ascii="Montserrat" w:hAnsi="Montserrat"/>
            <w:lang w:eastAsia="es-MX"/>
          </w:rPr>
          <w:t>.</w:t>
        </w:r>
        <w:r w:rsidRPr="00684B76">
          <w:rPr>
            <w:rFonts w:ascii="Montserrat" w:hAnsi="Montserrat"/>
            <w:b/>
            <w:lang w:eastAsia="es-MX"/>
          </w:rPr>
          <w:t xml:space="preserve"> </w:t>
        </w:r>
        <w:r w:rsidRPr="00684B76">
          <w:rPr>
            <w:rFonts w:ascii="Montserrat" w:hAnsi="Montserrat"/>
            <w:lang w:eastAsia="es-MX"/>
          </w:rPr>
          <w:t>- El conjunto de unidades a cargo d</w:t>
        </w:r>
        <w:r w:rsidR="00B331DF">
          <w:rPr>
            <w:rFonts w:ascii="Montserrat" w:hAnsi="Montserrat"/>
            <w:lang w:eastAsia="es-MX"/>
          </w:rPr>
          <w:t>e médicos generales o especialistas</w:t>
        </w:r>
        <w:r w:rsidRPr="00684B76">
          <w:rPr>
            <w:rFonts w:ascii="Montserrat" w:hAnsi="Montserrat"/>
            <w:lang w:eastAsia="es-MX"/>
          </w:rPr>
          <w:t xml:space="preserve"> que brindan atención a pacientes ambulatorios que no requieren observación de médico especialista, ni recursos complejos de diagnóstico y tratamiento, el que representa el primer contacto del usuario con los servicios de salud y tiene primordialmente un enfoque preventivo.</w:t>
        </w:r>
      </w:ins>
    </w:p>
    <w:p w14:paraId="1EFEA503" w14:textId="77777777" w:rsidR="00851B41" w:rsidRPr="00684B76" w:rsidRDefault="00851B41" w:rsidP="00851B41">
      <w:pPr>
        <w:ind w:left="284" w:hanging="284"/>
        <w:jc w:val="both"/>
        <w:rPr>
          <w:ins w:id="554" w:author="Angelica Rodriguez Ortega" w:date="2023-03-21T17:13:00Z"/>
          <w:rFonts w:ascii="Montserrat" w:hAnsi="Montserrat"/>
          <w:lang w:eastAsia="es-MX"/>
        </w:rPr>
      </w:pPr>
    </w:p>
    <w:p w14:paraId="2A0D13AC" w14:textId="77777777" w:rsidR="00851B41" w:rsidRPr="00684B76" w:rsidRDefault="00851B41" w:rsidP="00851B41">
      <w:pPr>
        <w:ind w:left="284" w:hanging="284"/>
        <w:jc w:val="both"/>
        <w:rPr>
          <w:ins w:id="555" w:author="Angelica Rodriguez Ortega" w:date="2023-03-21T17:13:00Z"/>
          <w:rFonts w:ascii="Montserrat" w:hAnsi="Montserrat"/>
          <w:lang w:eastAsia="es-MX"/>
        </w:rPr>
      </w:pPr>
      <w:ins w:id="556"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Segundo Nivel de Atención.</w:t>
        </w:r>
        <w:r w:rsidRPr="00684B76">
          <w:rPr>
            <w:rFonts w:ascii="Montserrat" w:hAnsi="Montserrat"/>
            <w:lang w:eastAsia="es-MX"/>
          </w:rPr>
          <w:t xml:space="preserve"> - El conjunto de unidades hospitalarias con servicios de atención ambulatoria e internamiento de pacientes atendidos por especialistas en medicina familiar, pediatría, ginecobstetricia, cirugía general y medicina interna, que cuentan con recursos de diagnóstico y tratamiento más complejos que el primer nivel de atención, considerando que en el Instituto se cuenta con subespecialidades médicas, lo que favorece la capacidad resolutiva.</w:t>
        </w:r>
      </w:ins>
    </w:p>
    <w:p w14:paraId="52B86E12" w14:textId="77777777" w:rsidR="00851B41" w:rsidRPr="00684B76" w:rsidRDefault="00851B41" w:rsidP="00851B41">
      <w:pPr>
        <w:ind w:left="284" w:hanging="284"/>
        <w:jc w:val="both"/>
        <w:rPr>
          <w:ins w:id="557" w:author="Angelica Rodriguez Ortega" w:date="2023-03-21T17:13:00Z"/>
          <w:rFonts w:ascii="Montserrat" w:hAnsi="Montserrat"/>
          <w:lang w:eastAsia="es-MX"/>
        </w:rPr>
      </w:pPr>
    </w:p>
    <w:p w14:paraId="08639869" w14:textId="77777777" w:rsidR="00851B41" w:rsidRPr="00684B76" w:rsidRDefault="00851B41" w:rsidP="00851B41">
      <w:pPr>
        <w:ind w:left="284" w:hanging="284"/>
        <w:jc w:val="both"/>
        <w:rPr>
          <w:ins w:id="558" w:author="Angelica Rodriguez Ortega" w:date="2023-03-21T17:13:00Z"/>
          <w:rFonts w:ascii="Montserrat" w:hAnsi="Montserrat"/>
          <w:lang w:eastAsia="es-MX"/>
        </w:rPr>
      </w:pPr>
      <w:ins w:id="559"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Tercer Nivel de Atención.</w:t>
        </w:r>
        <w:r w:rsidRPr="00684B76">
          <w:rPr>
            <w:rFonts w:ascii="Montserrat" w:hAnsi="Montserrat"/>
            <w:lang w:eastAsia="es-MX"/>
          </w:rPr>
          <w:t xml:space="preserve"> - El conjunto de Unidades Médicas con capacidad resolutiva para atender patologías complejas, con especialidades y subespecialidades, enseñanza e investigación. Unidades Médicas desconcentradas, con presupuesto propio asignado.</w:t>
        </w:r>
      </w:ins>
    </w:p>
    <w:p w14:paraId="6FDAAEE3" w14:textId="77777777" w:rsidR="00851B41" w:rsidRPr="00684B76" w:rsidRDefault="00851B41" w:rsidP="00851B41">
      <w:pPr>
        <w:ind w:left="284" w:hanging="284"/>
        <w:jc w:val="both"/>
        <w:rPr>
          <w:ins w:id="560" w:author="Angelica Rodriguez Ortega" w:date="2023-03-21T17:13:00Z"/>
          <w:rFonts w:ascii="Montserrat" w:hAnsi="Montserrat"/>
          <w:lang w:eastAsia="es-MX"/>
        </w:rPr>
      </w:pPr>
    </w:p>
    <w:p w14:paraId="337423E4" w14:textId="77777777" w:rsidR="00851B41" w:rsidRPr="00684B76" w:rsidRDefault="00851B41" w:rsidP="00851B41">
      <w:pPr>
        <w:ind w:left="284" w:hanging="284"/>
        <w:jc w:val="both"/>
        <w:rPr>
          <w:ins w:id="561" w:author="Angelica Rodriguez Ortega" w:date="2023-03-21T17:13:00Z"/>
          <w:rFonts w:ascii="Montserrat" w:hAnsi="Montserrat"/>
          <w:lang w:eastAsia="es-MX"/>
        </w:rPr>
      </w:pPr>
      <w:ins w:id="562" w:author="Angelica Rodriguez Ortega" w:date="2023-03-21T17:13:00Z">
        <w:r w:rsidRPr="00684B76">
          <w:rPr>
            <w:rFonts w:ascii="Montserrat" w:hAnsi="Montserrat"/>
            <w:lang w:eastAsia="es-MX"/>
          </w:rPr>
          <w:t>•</w:t>
        </w:r>
        <w:r w:rsidRPr="00684B76">
          <w:rPr>
            <w:rFonts w:ascii="Montserrat" w:hAnsi="Montserrat"/>
            <w:lang w:eastAsia="es-MX"/>
          </w:rPr>
          <w:tab/>
        </w:r>
        <w:r w:rsidRPr="00684B76">
          <w:rPr>
            <w:rFonts w:ascii="Montserrat" w:hAnsi="Montserrat"/>
            <w:b/>
            <w:lang w:eastAsia="es-MX"/>
          </w:rPr>
          <w:t>Indicadores.</w:t>
        </w:r>
        <w:r w:rsidRPr="00684B76">
          <w:rPr>
            <w:rFonts w:ascii="Montserrat" w:hAnsi="Montserrat"/>
            <w:lang w:eastAsia="es-MX"/>
          </w:rPr>
          <w:t xml:space="preserve"> - Los aspectos medibles del rendimiento que se pueden utilizar para evaluar la calidad de los servicios de salud, son instrumentos de medida que pueden ser usados para describir y comprender como funciona la calidad de un sistema o una actividad en concreto, en el área específica de la salud.</w:t>
        </w:r>
      </w:ins>
    </w:p>
    <w:p w14:paraId="0991AB30" w14:textId="77777777" w:rsidR="00851B41" w:rsidRPr="00684B76" w:rsidRDefault="00851B41" w:rsidP="00851B41">
      <w:pPr>
        <w:ind w:left="284" w:hanging="284"/>
        <w:jc w:val="both"/>
        <w:rPr>
          <w:ins w:id="563" w:author="Angelica Rodriguez Ortega" w:date="2023-03-21T17:13:00Z"/>
          <w:rFonts w:ascii="Montserrat" w:hAnsi="Montserrat"/>
          <w:lang w:eastAsia="es-MX"/>
        </w:rPr>
      </w:pPr>
    </w:p>
    <w:p w14:paraId="3460FD3F" w14:textId="3C07A04A" w:rsidR="00851B41" w:rsidRPr="00684B76" w:rsidRDefault="00B331DF" w:rsidP="00851B41">
      <w:pPr>
        <w:ind w:left="284" w:hanging="284"/>
        <w:jc w:val="both"/>
        <w:rPr>
          <w:ins w:id="564" w:author="Angelica Rodriguez Ortega" w:date="2023-03-21T17:13:00Z"/>
          <w:rFonts w:ascii="Montserrat" w:hAnsi="Montserrat"/>
          <w:lang w:eastAsia="es-MX"/>
        </w:rPr>
      </w:pPr>
      <w:ins w:id="565" w:author="Angelica Rodriguez Ortega" w:date="2023-03-21T17:13:00Z">
        <w:r>
          <w:rPr>
            <w:rFonts w:ascii="Montserrat" w:hAnsi="Montserrat"/>
            <w:lang w:eastAsia="es-MX"/>
          </w:rPr>
          <w:lastRenderedPageBreak/>
          <w:t xml:space="preserve"> </w:t>
        </w:r>
      </w:ins>
    </w:p>
    <w:p w14:paraId="07E02532" w14:textId="77777777" w:rsidR="00851B41" w:rsidRPr="00684B76" w:rsidRDefault="00851B41" w:rsidP="00851B41">
      <w:pPr>
        <w:ind w:left="284" w:hanging="284"/>
        <w:jc w:val="both"/>
        <w:rPr>
          <w:ins w:id="566" w:author="Angelica Rodriguez Ortega" w:date="2023-03-21T17:13:00Z"/>
          <w:rFonts w:ascii="Montserrat" w:hAnsi="Montserrat"/>
          <w:lang w:eastAsia="es-MX"/>
        </w:rPr>
      </w:pPr>
      <w:ins w:id="567"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PASH</w:t>
        </w:r>
        <w:r w:rsidRPr="00684B76">
          <w:rPr>
            <w:rFonts w:ascii="Montserrat" w:hAnsi="Montserrat"/>
            <w:lang w:eastAsia="es-MX"/>
          </w:rPr>
          <w:t>.-</w:t>
        </w:r>
        <w:proofErr w:type="gramEnd"/>
        <w:r w:rsidRPr="00684B76">
          <w:rPr>
            <w:rFonts w:ascii="Montserrat" w:hAnsi="Montserrat"/>
            <w:lang w:eastAsia="es-MX"/>
          </w:rPr>
          <w:t xml:space="preserve"> El Portal aplicativo de la </w:t>
        </w:r>
        <w:proofErr w:type="gramStart"/>
        <w:r w:rsidRPr="00684B76">
          <w:rPr>
            <w:rFonts w:ascii="Montserrat" w:hAnsi="Montserrat"/>
            <w:lang w:eastAsia="es-MX"/>
          </w:rPr>
          <w:t>Secretaria</w:t>
        </w:r>
        <w:proofErr w:type="gramEnd"/>
        <w:r w:rsidRPr="00684B76">
          <w:rPr>
            <w:rFonts w:ascii="Montserrat" w:hAnsi="Montserrat"/>
            <w:lang w:eastAsia="es-MX"/>
          </w:rPr>
          <w:t xml:space="preserve"> de Hacienda y Crédito Público.</w:t>
        </w:r>
      </w:ins>
    </w:p>
    <w:p w14:paraId="3CFF9155" w14:textId="77777777" w:rsidR="00851B41" w:rsidRPr="00684B76" w:rsidRDefault="00851B41" w:rsidP="00851B41">
      <w:pPr>
        <w:ind w:left="284" w:hanging="284"/>
        <w:jc w:val="both"/>
        <w:rPr>
          <w:ins w:id="568" w:author="Angelica Rodriguez Ortega" w:date="2023-03-21T17:13:00Z"/>
          <w:rFonts w:ascii="Montserrat" w:hAnsi="Montserrat"/>
          <w:lang w:eastAsia="es-MX"/>
        </w:rPr>
      </w:pPr>
    </w:p>
    <w:p w14:paraId="33773D20" w14:textId="77777777" w:rsidR="00851B41" w:rsidRPr="00684B76" w:rsidRDefault="00851B41" w:rsidP="00851B41">
      <w:pPr>
        <w:ind w:left="284" w:hanging="284"/>
        <w:jc w:val="both"/>
        <w:rPr>
          <w:ins w:id="569" w:author="Angelica Rodriguez Ortega" w:date="2023-03-21T17:13:00Z"/>
          <w:rFonts w:ascii="Montserrat" w:hAnsi="Montserrat"/>
          <w:lang w:eastAsia="es-MX"/>
        </w:rPr>
      </w:pPr>
      <w:ins w:id="570"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MIR.</w:t>
        </w:r>
        <w:r w:rsidRPr="00684B76">
          <w:rPr>
            <w:rFonts w:ascii="Montserrat" w:hAnsi="Montserrat"/>
            <w:lang w:eastAsia="es-MX"/>
          </w:rPr>
          <w:t>-</w:t>
        </w:r>
        <w:proofErr w:type="gramEnd"/>
        <w:r w:rsidRPr="00684B76">
          <w:rPr>
            <w:rFonts w:ascii="Montserrat" w:hAnsi="Montserrat"/>
            <w:lang w:eastAsia="es-MX"/>
          </w:rPr>
          <w:t xml:space="preserve"> La Matriz de Resultados de Indicadores.</w:t>
        </w:r>
      </w:ins>
    </w:p>
    <w:p w14:paraId="0070C6E7" w14:textId="77777777" w:rsidR="00851B41" w:rsidRPr="00684B76" w:rsidRDefault="00851B41" w:rsidP="00851B41">
      <w:pPr>
        <w:ind w:left="284" w:hanging="284"/>
        <w:jc w:val="both"/>
        <w:rPr>
          <w:ins w:id="571" w:author="Angelica Rodriguez Ortega" w:date="2023-03-21T17:13:00Z"/>
          <w:rFonts w:ascii="Montserrat" w:hAnsi="Montserrat"/>
          <w:lang w:eastAsia="es-MX"/>
        </w:rPr>
      </w:pPr>
    </w:p>
    <w:p w14:paraId="018B29F8" w14:textId="77777777" w:rsidR="00851B41" w:rsidRPr="00684B76" w:rsidRDefault="00851B41" w:rsidP="00851B41">
      <w:pPr>
        <w:ind w:left="284" w:hanging="284"/>
        <w:jc w:val="both"/>
        <w:rPr>
          <w:ins w:id="572" w:author="Angelica Rodriguez Ortega" w:date="2023-03-21T17:13:00Z"/>
          <w:rFonts w:ascii="Montserrat" w:hAnsi="Montserrat"/>
          <w:lang w:eastAsia="es-MX"/>
        </w:rPr>
      </w:pPr>
      <w:ins w:id="573"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APP.</w:t>
        </w:r>
        <w:r w:rsidRPr="00684B76">
          <w:rPr>
            <w:rFonts w:ascii="Montserrat" w:hAnsi="Montserrat"/>
            <w:lang w:eastAsia="es-MX"/>
          </w:rPr>
          <w:t>-</w:t>
        </w:r>
        <w:proofErr w:type="gramEnd"/>
        <w:r w:rsidRPr="00684B76">
          <w:rPr>
            <w:rFonts w:ascii="Montserrat" w:hAnsi="Montserrat"/>
            <w:lang w:eastAsia="es-MX"/>
          </w:rPr>
          <w:t xml:space="preserve"> Asociación Público-Privada. El proceso que abarca diversos esquemas de colaboración y cooperación en capacidades y recursos entre el sector público y el sector privado a través de los cuales se busca alcanzar objetivos comunes o complementarios de manera efectiva bajo este precepto general existen diversos tipos y definiciones específicas de las asociaciones público-privadas.</w:t>
        </w:r>
      </w:ins>
    </w:p>
    <w:p w14:paraId="52D5BC5A" w14:textId="0ED180BE" w:rsidR="00851B41" w:rsidRPr="00684B76" w:rsidRDefault="00851B41" w:rsidP="00851B41">
      <w:pPr>
        <w:ind w:left="284" w:hanging="284"/>
        <w:jc w:val="both"/>
        <w:rPr>
          <w:ins w:id="574" w:author="Angelica Rodriguez Ortega" w:date="2023-03-21T17:13:00Z"/>
          <w:rFonts w:ascii="Montserrat" w:hAnsi="Montserrat"/>
          <w:lang w:eastAsia="es-MX"/>
        </w:rPr>
      </w:pPr>
    </w:p>
    <w:p w14:paraId="6CA7A2F1" w14:textId="77777777" w:rsidR="00851B41" w:rsidRPr="00684B76" w:rsidRDefault="00851B41" w:rsidP="00851B41">
      <w:pPr>
        <w:ind w:left="284" w:hanging="284"/>
        <w:jc w:val="both"/>
        <w:rPr>
          <w:ins w:id="575" w:author="Angelica Rodriguez Ortega" w:date="2023-03-21T17:13:00Z"/>
          <w:rFonts w:ascii="Montserrat" w:hAnsi="Montserrat"/>
          <w:lang w:eastAsia="es-MX"/>
        </w:rPr>
      </w:pPr>
      <w:ins w:id="576" w:author="Angelica Rodriguez Ortega" w:date="2023-03-21T17:13:00Z">
        <w:r w:rsidRPr="00684B76">
          <w:rPr>
            <w:rFonts w:ascii="Montserrat" w:hAnsi="Montserrat"/>
            <w:lang w:eastAsia="es-MX"/>
          </w:rPr>
          <w:t>•</w:t>
        </w:r>
        <w:r w:rsidRPr="00684B76">
          <w:rPr>
            <w:rFonts w:ascii="Montserrat" w:hAnsi="Montserrat"/>
            <w:lang w:eastAsia="es-MX"/>
          </w:rPr>
          <w:tab/>
        </w:r>
        <w:proofErr w:type="gramStart"/>
        <w:r w:rsidRPr="00684B76">
          <w:rPr>
            <w:rFonts w:ascii="Montserrat" w:hAnsi="Montserrat"/>
            <w:b/>
            <w:lang w:eastAsia="es-MX"/>
          </w:rPr>
          <w:t>SHCP.-</w:t>
        </w:r>
        <w:proofErr w:type="gramEnd"/>
        <w:r w:rsidRPr="00684B76">
          <w:rPr>
            <w:rFonts w:ascii="Montserrat" w:hAnsi="Montserrat"/>
            <w:lang w:eastAsia="es-MX"/>
          </w:rPr>
          <w:t xml:space="preserve"> Secretaría de Hacienda y Crédito Público. La que se encarga de apoyar a las dependencias y entidades de la Administración Pública Federal que coordinen actos jurídicos o con cargo a cuyos presupuestos se aporten recursos públicos federales, para la constitución y operación de fideicomisos no considerados entidad paraestatal, así como de mandatos y contratos análogos, en las labores de registro, renovación, registro de aportaciones, control, seguimiento, transparencia y rendición de cuentas, conforme al marco jurídico normativo vigente.</w:t>
        </w:r>
      </w:ins>
    </w:p>
    <w:p w14:paraId="7622EBC3" w14:textId="77777777" w:rsidR="00851B41" w:rsidRPr="00684B76" w:rsidRDefault="00851B41" w:rsidP="00BB0B7A">
      <w:pPr>
        <w:ind w:left="284"/>
        <w:jc w:val="both"/>
        <w:rPr>
          <w:ins w:id="577" w:author="Angelica Rodriguez Ortega" w:date="2023-03-21T17:13:00Z"/>
          <w:rFonts w:ascii="Montserrat" w:hAnsi="Montserrat"/>
          <w:lang w:eastAsia="es-MX"/>
        </w:rPr>
      </w:pPr>
    </w:p>
    <w:p w14:paraId="30D5E047" w14:textId="77777777" w:rsidR="00BB0B7A" w:rsidRDefault="00851B41" w:rsidP="00BB0B7A">
      <w:pPr>
        <w:ind w:left="284"/>
        <w:jc w:val="both"/>
        <w:rPr>
          <w:rFonts w:ascii="Montserrat" w:hAnsi="Montserrat"/>
          <w:lang w:eastAsia="es-MX"/>
        </w:rPr>
      </w:pPr>
      <w:ins w:id="578" w:author="Angelica Rodriguez Ortega" w:date="2023-03-21T17:13:00Z">
        <w:r w:rsidRPr="00684B76">
          <w:rPr>
            <w:rFonts w:ascii="Montserrat" w:hAnsi="Montserrat"/>
            <w:lang w:eastAsia="es-MX"/>
          </w:rPr>
          <w:t>•</w:t>
        </w:r>
        <w:proofErr w:type="gramStart"/>
        <w:r w:rsidRPr="00684B76">
          <w:rPr>
            <w:rFonts w:ascii="Montserrat" w:hAnsi="Montserrat"/>
            <w:b/>
            <w:lang w:eastAsia="es-MX"/>
          </w:rPr>
          <w:t>Contrato</w:t>
        </w:r>
        <w:r w:rsidRPr="00684B76">
          <w:rPr>
            <w:rFonts w:ascii="Montserrat" w:hAnsi="Montserrat"/>
            <w:lang w:eastAsia="es-MX"/>
          </w:rPr>
          <w:t>.-</w:t>
        </w:r>
        <w:proofErr w:type="gramEnd"/>
        <w:r w:rsidRPr="00684B76">
          <w:rPr>
            <w:rFonts w:ascii="Montserrat" w:hAnsi="Montserrat"/>
            <w:lang w:eastAsia="es-MX"/>
          </w:rPr>
          <w:t xml:space="preserve"> Consentimiento entre dos o más partes involucradas, de debe enmarcarse legalmente para concretarse, por medio escrito, es vinculante y se encuentra sujeto a la legislación, con un contexto en un ambiente laboral, con aceptación mutua dentro del marco legal para tener validez.</w:t>
        </w:r>
      </w:ins>
    </w:p>
    <w:p w14:paraId="151503B1" w14:textId="1809E128" w:rsidR="00851B41" w:rsidRPr="00684B76" w:rsidRDefault="00851B41" w:rsidP="00BB0B7A">
      <w:pPr>
        <w:ind w:left="284"/>
        <w:jc w:val="both"/>
        <w:rPr>
          <w:ins w:id="579" w:author="Angelica Rodriguez Ortega" w:date="2023-03-21T17:13:00Z"/>
          <w:rFonts w:ascii="Montserrat" w:hAnsi="Montserrat"/>
          <w:lang w:eastAsia="es-MX"/>
        </w:rPr>
      </w:pPr>
      <w:proofErr w:type="gramStart"/>
      <w:ins w:id="580" w:author="Angelica Rodriguez Ortega" w:date="2023-03-21T17:13:00Z">
        <w:r w:rsidRPr="00684B76">
          <w:rPr>
            <w:rFonts w:ascii="Montserrat" w:hAnsi="Montserrat"/>
            <w:b/>
            <w:lang w:eastAsia="es-MX"/>
          </w:rPr>
          <w:t>Convenio.-</w:t>
        </w:r>
        <w:proofErr w:type="gramEnd"/>
        <w:r w:rsidRPr="00684B76">
          <w:rPr>
            <w:rFonts w:ascii="Montserrat" w:hAnsi="Montserrat"/>
            <w:lang w:eastAsia="es-MX"/>
          </w:rPr>
          <w:t xml:space="preserve"> Acuerdo entre las partes respecto a un tema en un contexto que no requiere legalidad, puede ser por medio oral o escrito, con una oferta de aceptación, no crea ningún tipo de compromiso legal, normalmente se da en un contexto social o familiar, solo necesita de la aceptación mutua para dar validez.</w:t>
        </w:r>
      </w:ins>
    </w:p>
    <w:p w14:paraId="623B5951" w14:textId="77777777" w:rsidR="00851B41" w:rsidRPr="00684B76" w:rsidRDefault="00851B41" w:rsidP="00BB0B7A">
      <w:pPr>
        <w:ind w:left="284"/>
        <w:jc w:val="both"/>
        <w:rPr>
          <w:ins w:id="581" w:author="Angelica Rodriguez Ortega" w:date="2023-03-21T17:14:00Z"/>
          <w:rFonts w:ascii="Montserrat" w:hAnsi="Montserrat"/>
          <w:lang w:eastAsia="es-MX"/>
        </w:rPr>
      </w:pPr>
    </w:p>
    <w:p w14:paraId="6DB3F923" w14:textId="77777777" w:rsidR="00851B41" w:rsidRPr="00684B76" w:rsidRDefault="00851B41" w:rsidP="00851B41">
      <w:pPr>
        <w:jc w:val="both"/>
        <w:rPr>
          <w:ins w:id="582" w:author="Angelica Rodriguez Ortega" w:date="2023-03-21T17:14:00Z"/>
          <w:rFonts w:ascii="Montserrat" w:hAnsi="Montserrat"/>
          <w:lang w:eastAsia="es-MX"/>
        </w:rPr>
      </w:pPr>
    </w:p>
    <w:p w14:paraId="2C69B33F" w14:textId="77777777" w:rsidR="00851B41" w:rsidRPr="00684B76" w:rsidRDefault="00851B41" w:rsidP="00851B41">
      <w:pPr>
        <w:jc w:val="both"/>
        <w:rPr>
          <w:ins w:id="583" w:author="Angelica Rodriguez Ortega" w:date="2023-03-21T17:14:00Z"/>
          <w:rFonts w:ascii="Montserrat" w:hAnsi="Montserrat"/>
          <w:b/>
          <w:lang w:eastAsia="es-MX"/>
        </w:rPr>
      </w:pPr>
      <w:ins w:id="584" w:author="Angelica Rodriguez Ortega" w:date="2023-03-21T17:14:00Z">
        <w:r w:rsidRPr="00684B76">
          <w:rPr>
            <w:rFonts w:ascii="Montserrat" w:hAnsi="Montserrat"/>
            <w:b/>
            <w:lang w:eastAsia="es-MX"/>
          </w:rPr>
          <w:t>4. Ámbito de Aplicación</w:t>
        </w:r>
      </w:ins>
    </w:p>
    <w:p w14:paraId="6E0E315B" w14:textId="77777777" w:rsidR="00851B41" w:rsidRPr="00684B76" w:rsidRDefault="00851B41" w:rsidP="00851B41">
      <w:pPr>
        <w:jc w:val="both"/>
        <w:rPr>
          <w:ins w:id="585" w:author="Angelica Rodriguez Ortega" w:date="2023-03-21T17:14:00Z"/>
          <w:rFonts w:ascii="Montserrat" w:hAnsi="Montserrat"/>
          <w:lang w:eastAsia="es-MX"/>
        </w:rPr>
      </w:pPr>
    </w:p>
    <w:p w14:paraId="1A385ACB" w14:textId="77777777" w:rsidR="00851B41" w:rsidRPr="00684B76" w:rsidRDefault="00851B41">
      <w:pPr>
        <w:jc w:val="both"/>
        <w:rPr>
          <w:ins w:id="586" w:author="Angelica Rodriguez Ortega" w:date="2023-03-21T17:14:00Z"/>
          <w:rFonts w:cs="Arial"/>
          <w:rPrChange w:id="587" w:author="Angelica Rodriguez Ortega" w:date="2023-03-21T19:01:00Z">
            <w:rPr>
              <w:ins w:id="588" w:author="Angelica Rodriguez Ortega" w:date="2023-03-21T17:14:00Z"/>
              <w:rFonts w:cs="Arial"/>
              <w:sz w:val="20"/>
              <w:szCs w:val="20"/>
            </w:rPr>
          </w:rPrChange>
        </w:rPr>
        <w:pPrChange w:id="589" w:author="Angelica Rodriguez Ortega" w:date="2023-03-21T17:14:00Z">
          <w:pPr>
            <w:pStyle w:val="Ttulo1"/>
            <w:spacing w:before="0"/>
            <w:ind w:left="426" w:right="49" w:hanging="397"/>
          </w:pPr>
        </w:pPrChange>
      </w:pPr>
      <w:ins w:id="590" w:author="Angelica Rodriguez Ortega" w:date="2023-03-21T17:14:00Z">
        <w:r w:rsidRPr="00684B76">
          <w:rPr>
            <w:rFonts w:ascii="Montserrat" w:hAnsi="Montserrat"/>
            <w:lang w:eastAsia="es-MX"/>
            <w:rPrChange w:id="591" w:author="Angelica Rodriguez Ortega" w:date="2023-03-21T19:01:00Z">
              <w:rPr>
                <w:b w:val="0"/>
                <w:bCs w:val="0"/>
                <w:lang w:eastAsia="es-MX"/>
              </w:rPr>
            </w:rPrChange>
          </w:rPr>
          <w:t xml:space="preserve">Las disposiciones contenidas en estas Políticas son aplicables a los </w:t>
        </w:r>
        <w:proofErr w:type="gramStart"/>
        <w:r w:rsidRPr="00684B76">
          <w:rPr>
            <w:rFonts w:ascii="Montserrat" w:hAnsi="Montserrat"/>
            <w:lang w:eastAsia="es-MX"/>
            <w:rPrChange w:id="592" w:author="Angelica Rodriguez Ortega" w:date="2023-03-21T19:01:00Z">
              <w:rPr>
                <w:b w:val="0"/>
                <w:bCs w:val="0"/>
                <w:lang w:eastAsia="es-MX"/>
              </w:rPr>
            </w:rPrChange>
          </w:rPr>
          <w:t>Directores</w:t>
        </w:r>
        <w:proofErr w:type="gramEnd"/>
        <w:r w:rsidRPr="00684B76">
          <w:rPr>
            <w:rFonts w:ascii="Montserrat" w:hAnsi="Montserrat"/>
            <w:lang w:eastAsia="es-MX"/>
            <w:rPrChange w:id="593" w:author="Angelica Rodriguez Ortega" w:date="2023-03-21T19:01:00Z">
              <w:rPr>
                <w:b w:val="0"/>
                <w:bCs w:val="0"/>
                <w:lang w:eastAsia="es-MX"/>
              </w:rPr>
            </w:rPrChange>
          </w:rPr>
          <w:t xml:space="preserve"> Normativos, </w:t>
        </w:r>
        <w:proofErr w:type="gramStart"/>
        <w:r w:rsidRPr="00684B76">
          <w:rPr>
            <w:rFonts w:ascii="Montserrat" w:hAnsi="Montserrat"/>
            <w:lang w:eastAsia="es-MX"/>
            <w:rPrChange w:id="594" w:author="Angelica Rodriguez Ortega" w:date="2023-03-21T19:01:00Z">
              <w:rPr>
                <w:b w:val="0"/>
                <w:bCs w:val="0"/>
                <w:lang w:eastAsia="es-MX"/>
              </w:rPr>
            </w:rPrChange>
          </w:rPr>
          <w:t>Subdirectores</w:t>
        </w:r>
        <w:proofErr w:type="gramEnd"/>
        <w:r w:rsidRPr="00684B76">
          <w:rPr>
            <w:rFonts w:ascii="Montserrat" w:hAnsi="Montserrat"/>
            <w:lang w:eastAsia="es-MX"/>
            <w:rPrChange w:id="595" w:author="Angelica Rodriguez Ortega" w:date="2023-03-21T19:01:00Z">
              <w:rPr>
                <w:b w:val="0"/>
                <w:bCs w:val="0"/>
                <w:lang w:eastAsia="es-MX"/>
              </w:rPr>
            </w:rPrChange>
          </w:rPr>
          <w:t xml:space="preserve">, </w:t>
        </w:r>
        <w:proofErr w:type="gramStart"/>
        <w:r w:rsidRPr="00684B76">
          <w:rPr>
            <w:rFonts w:ascii="Montserrat" w:hAnsi="Montserrat"/>
            <w:lang w:eastAsia="es-MX"/>
            <w:rPrChange w:id="596" w:author="Angelica Rodriguez Ortega" w:date="2023-03-21T19:01:00Z">
              <w:rPr>
                <w:b w:val="0"/>
                <w:bCs w:val="0"/>
                <w:lang w:eastAsia="es-MX"/>
              </w:rPr>
            </w:rPrChange>
          </w:rPr>
          <w:t>Jefes</w:t>
        </w:r>
        <w:proofErr w:type="gramEnd"/>
        <w:r w:rsidRPr="00684B76">
          <w:rPr>
            <w:rFonts w:ascii="Montserrat" w:hAnsi="Montserrat"/>
            <w:lang w:eastAsia="es-MX"/>
            <w:rPrChange w:id="597" w:author="Angelica Rodriguez Ortega" w:date="2023-03-21T19:01:00Z">
              <w:rPr>
                <w:b w:val="0"/>
                <w:bCs w:val="0"/>
                <w:lang w:eastAsia="es-MX"/>
              </w:rPr>
            </w:rPrChange>
          </w:rPr>
          <w:t xml:space="preserve"> de Servicio y de Departamento de las Unidades Administrativas Centrales, vinculados con la operación del Sistema de Referencia y Contrarreferencia de pacientes en el Instituto de Seguridad y Servicios Sociales de los Trabajadores del Estado (SIRECO), así como al personal de las Oficinas de Representación Regional y Estatal y de las Unidades Médicas de los tres Niveles de Atención.</w:t>
        </w:r>
      </w:ins>
    </w:p>
    <w:p w14:paraId="75BB0B16" w14:textId="77777777" w:rsidR="00B72E6B" w:rsidRPr="00684B76" w:rsidRDefault="00B72E6B" w:rsidP="00B72E6B">
      <w:pPr>
        <w:jc w:val="both"/>
        <w:rPr>
          <w:ins w:id="598" w:author="Angelica Rodriguez Ortega" w:date="2023-03-21T17:16:00Z"/>
          <w:rFonts w:ascii="Montserrat" w:hAnsi="Montserrat"/>
          <w:b/>
          <w:lang w:eastAsia="es-MX"/>
        </w:rPr>
      </w:pPr>
    </w:p>
    <w:p w14:paraId="1929DAC9" w14:textId="77777777" w:rsidR="00B72E6B" w:rsidRPr="00684B76" w:rsidRDefault="00B72E6B" w:rsidP="00B72E6B">
      <w:pPr>
        <w:jc w:val="both"/>
        <w:rPr>
          <w:ins w:id="599" w:author="Angelica Rodriguez Ortega" w:date="2023-03-21T17:16:00Z"/>
          <w:rFonts w:ascii="Montserrat" w:hAnsi="Montserrat"/>
          <w:b/>
          <w:lang w:eastAsia="es-MX"/>
        </w:rPr>
      </w:pPr>
      <w:ins w:id="600" w:author="Angelica Rodriguez Ortega" w:date="2023-03-21T17:16:00Z">
        <w:r w:rsidRPr="00684B76">
          <w:rPr>
            <w:rFonts w:ascii="Montserrat" w:hAnsi="Montserrat"/>
            <w:b/>
            <w:lang w:eastAsia="es-MX"/>
          </w:rPr>
          <w:t>5. Disposiciones Generales</w:t>
        </w:r>
      </w:ins>
    </w:p>
    <w:p w14:paraId="3A5D3A1A" w14:textId="77777777" w:rsidR="00851B41" w:rsidRPr="00684B76" w:rsidRDefault="00851B41">
      <w:pPr>
        <w:jc w:val="both"/>
        <w:rPr>
          <w:ins w:id="601" w:author="Angelica Rodriguez Ortega" w:date="2023-03-21T17:14:00Z"/>
          <w:rFonts w:cs="Arial"/>
          <w:rPrChange w:id="602" w:author="Angelica Rodriguez Ortega" w:date="2023-03-21T19:01:00Z">
            <w:rPr>
              <w:ins w:id="603" w:author="Angelica Rodriguez Ortega" w:date="2023-03-21T17:14:00Z"/>
              <w:rFonts w:cs="Arial"/>
              <w:sz w:val="20"/>
              <w:szCs w:val="20"/>
            </w:rPr>
          </w:rPrChange>
        </w:rPr>
        <w:pPrChange w:id="604" w:author="Angelica Rodriguez Ortega" w:date="2023-03-21T17:14:00Z">
          <w:pPr>
            <w:pStyle w:val="Ttulo1"/>
            <w:spacing w:before="0"/>
            <w:ind w:left="426" w:right="49" w:hanging="397"/>
          </w:pPr>
        </w:pPrChange>
      </w:pPr>
    </w:p>
    <w:p w14:paraId="1F6FC8F5" w14:textId="7EFFE766" w:rsidR="0090016C" w:rsidRPr="00684B76" w:rsidDel="00851B41" w:rsidRDefault="0090016C">
      <w:pPr>
        <w:jc w:val="both"/>
        <w:rPr>
          <w:del w:id="605" w:author="Angelica Rodriguez Ortega" w:date="2023-03-21T17:13:00Z"/>
          <w:rFonts w:cs="Arial"/>
          <w:rPrChange w:id="606" w:author="Angelica Rodriguez Ortega" w:date="2023-03-21T19:01:00Z">
            <w:rPr>
              <w:del w:id="607" w:author="Angelica Rodriguez Ortega" w:date="2023-03-21T17:13:00Z"/>
              <w:rFonts w:cs="Arial"/>
              <w:sz w:val="20"/>
              <w:szCs w:val="20"/>
            </w:rPr>
          </w:rPrChange>
        </w:rPr>
        <w:pPrChange w:id="608" w:author="Angelica Rodriguez Ortega" w:date="2023-03-21T17:14:00Z">
          <w:pPr>
            <w:pStyle w:val="Ttulo1"/>
            <w:numPr>
              <w:numId w:val="3"/>
            </w:numPr>
            <w:spacing w:before="0"/>
            <w:ind w:left="426" w:right="49" w:hanging="397"/>
          </w:pPr>
        </w:pPrChange>
      </w:pPr>
      <w:del w:id="609" w:author="Angelica Rodriguez Ortega" w:date="2023-03-21T17:13:00Z">
        <w:r w:rsidRPr="00684B76" w:rsidDel="00851B41">
          <w:rPr>
            <w:rFonts w:ascii="Montserrat" w:hAnsi="Montserrat" w:cs="Arial"/>
            <w:rPrChange w:id="610" w:author="Angelica Rodriguez Ortega" w:date="2023-03-21T19:01:00Z">
              <w:rPr>
                <w:rFonts w:cs="Arial"/>
                <w:b w:val="0"/>
                <w:bCs w:val="0"/>
                <w:sz w:val="20"/>
                <w:szCs w:val="20"/>
              </w:rPr>
            </w:rPrChange>
          </w:rPr>
          <w:delText>:</w:delText>
        </w:r>
      </w:del>
    </w:p>
    <w:p w14:paraId="1E7D22AB" w14:textId="03DE0BA9" w:rsidR="0090016C" w:rsidRPr="00684B76" w:rsidDel="00851B41" w:rsidRDefault="0090016C">
      <w:pPr>
        <w:jc w:val="both"/>
        <w:rPr>
          <w:del w:id="611" w:author="Angelica Rodriguez Ortega" w:date="2023-03-21T17:13:00Z"/>
          <w:rFonts w:cs="Arial"/>
          <w:rPrChange w:id="612" w:author="Angelica Rodriguez Ortega" w:date="2023-03-21T19:01:00Z">
            <w:rPr>
              <w:del w:id="613" w:author="Angelica Rodriguez Ortega" w:date="2023-03-21T17:13:00Z"/>
              <w:rFonts w:cs="Arial"/>
              <w:sz w:val="20"/>
              <w:szCs w:val="20"/>
            </w:rPr>
          </w:rPrChange>
        </w:rPr>
        <w:pPrChange w:id="614" w:author="Angelica Rodriguez Ortega" w:date="2023-03-21T17:14:00Z">
          <w:pPr>
            <w:pStyle w:val="Ttulo1"/>
            <w:numPr>
              <w:numId w:val="3"/>
            </w:numPr>
            <w:spacing w:before="0"/>
            <w:ind w:left="720" w:right="49" w:hanging="397"/>
          </w:pPr>
        </w:pPrChange>
      </w:pPr>
    </w:p>
    <w:p w14:paraId="6E448ECC" w14:textId="127FB134" w:rsidR="00882326" w:rsidRPr="00684B76" w:rsidDel="00957B47" w:rsidRDefault="001A10BA">
      <w:pPr>
        <w:jc w:val="both"/>
        <w:rPr>
          <w:del w:id="615" w:author="Angelica Rodriguez Ortega" w:date="2023-03-21T16:53:00Z"/>
          <w:rFonts w:ascii="Montserrat" w:hAnsi="Montserrat" w:cs="Arial"/>
          <w:rPrChange w:id="616" w:author="Angelica Rodriguez Ortega" w:date="2023-03-21T19:01:00Z">
            <w:rPr>
              <w:del w:id="617" w:author="Angelica Rodriguez Ortega" w:date="2023-03-21T16:53:00Z"/>
              <w:rFonts w:ascii="Montserrat" w:hAnsi="Montserrat" w:cs="Arial"/>
              <w:sz w:val="20"/>
              <w:szCs w:val="20"/>
            </w:rPr>
          </w:rPrChange>
        </w:rPr>
        <w:pPrChange w:id="618" w:author="Angelica Rodriguez Ortega" w:date="2023-03-21T17:14:00Z">
          <w:pPr>
            <w:pStyle w:val="Prrafodelista"/>
            <w:widowControl/>
            <w:tabs>
              <w:tab w:val="left" w:pos="284"/>
            </w:tabs>
            <w:autoSpaceDE/>
            <w:autoSpaceDN/>
            <w:ind w:left="426" w:right="49"/>
            <w:contextualSpacing/>
            <w:jc w:val="both"/>
          </w:pPr>
        </w:pPrChange>
      </w:pPr>
      <w:del w:id="619" w:author="Angelica Rodriguez Ortega" w:date="2023-03-21T16:53:00Z">
        <w:r w:rsidRPr="00684B76" w:rsidDel="00957B47">
          <w:rPr>
            <w:rFonts w:ascii="Montserrat" w:hAnsi="Montserrat" w:cs="Arial"/>
            <w:b/>
            <w:bCs/>
            <w:rPrChange w:id="620" w:author="Angelica Rodriguez Ortega" w:date="2023-03-21T19:01:00Z">
              <w:rPr>
                <w:rFonts w:ascii="Montserrat" w:hAnsi="Montserrat" w:cs="Arial"/>
                <w:b/>
                <w:bCs/>
                <w:sz w:val="20"/>
                <w:szCs w:val="20"/>
              </w:rPr>
            </w:rPrChange>
          </w:rPr>
          <w:delText xml:space="preserve">Sistema de Referencia y Contrarreferencia.- </w:delText>
        </w:r>
        <w:r w:rsidRPr="00684B76" w:rsidDel="00957B47">
          <w:rPr>
            <w:rFonts w:ascii="Montserrat" w:hAnsi="Montserrat" w:cs="Arial"/>
            <w:bCs/>
            <w:rPrChange w:id="621" w:author="Angelica Rodriguez Ortega" w:date="2023-03-21T19:01:00Z">
              <w:rPr>
                <w:rFonts w:ascii="Montserrat" w:hAnsi="Montserrat" w:cs="Arial"/>
                <w:bCs/>
                <w:sz w:val="20"/>
                <w:szCs w:val="20"/>
              </w:rPr>
            </w:rPrChange>
          </w:rPr>
          <w:delText xml:space="preserve">El flujo organizado </w:delText>
        </w:r>
        <w:r w:rsidR="009B2ED2" w:rsidRPr="00684B76" w:rsidDel="00957B47">
          <w:rPr>
            <w:rFonts w:ascii="Montserrat" w:hAnsi="Montserrat" w:cs="Arial"/>
            <w:bCs/>
            <w:rPrChange w:id="622" w:author="Angelica Rodriguez Ortega" w:date="2023-03-21T19:01:00Z">
              <w:rPr>
                <w:rFonts w:ascii="Montserrat" w:hAnsi="Montserrat" w:cs="Arial"/>
                <w:bCs/>
                <w:sz w:val="20"/>
                <w:szCs w:val="20"/>
              </w:rPr>
            </w:rPrChange>
          </w:rPr>
          <w:delText xml:space="preserve">para el </w:delText>
        </w:r>
        <w:r w:rsidRPr="00684B76" w:rsidDel="00957B47">
          <w:rPr>
            <w:rFonts w:ascii="Montserrat" w:hAnsi="Montserrat" w:cs="Arial"/>
            <w:bCs/>
            <w:rPrChange w:id="623" w:author="Angelica Rodriguez Ortega" w:date="2023-03-21T19:01:00Z">
              <w:rPr>
                <w:rFonts w:ascii="Montserrat" w:hAnsi="Montserrat" w:cs="Arial"/>
                <w:bCs/>
                <w:sz w:val="20"/>
                <w:szCs w:val="20"/>
              </w:rPr>
            </w:rPrChange>
          </w:rPr>
          <w:delText>envío</w:delText>
        </w:r>
        <w:r w:rsidR="008656B0" w:rsidRPr="00684B76" w:rsidDel="00957B47">
          <w:rPr>
            <w:rFonts w:ascii="Montserrat" w:hAnsi="Montserrat" w:cs="Arial"/>
            <w:bCs/>
            <w:rPrChange w:id="624" w:author="Angelica Rodriguez Ortega" w:date="2023-03-21T19:01:00Z">
              <w:rPr>
                <w:rFonts w:ascii="Montserrat" w:hAnsi="Montserrat" w:cs="Arial"/>
                <w:bCs/>
                <w:sz w:val="20"/>
                <w:szCs w:val="20"/>
              </w:rPr>
            </w:rPrChange>
          </w:rPr>
          <w:delText>, recepción, contrarreferencia</w:delText>
        </w:r>
        <w:r w:rsidRPr="00684B76" w:rsidDel="00957B47">
          <w:rPr>
            <w:rFonts w:ascii="Montserrat" w:hAnsi="Montserrat" w:cs="Arial"/>
            <w:bCs/>
            <w:rPrChange w:id="625" w:author="Angelica Rodriguez Ortega" w:date="2023-03-21T19:01:00Z">
              <w:rPr>
                <w:rFonts w:ascii="Montserrat" w:hAnsi="Montserrat" w:cs="Arial"/>
                <w:bCs/>
                <w:sz w:val="20"/>
                <w:szCs w:val="20"/>
              </w:rPr>
            </w:rPrChange>
          </w:rPr>
          <w:delText xml:space="preserve">de </w:delText>
        </w:r>
        <w:r w:rsidR="008656B0" w:rsidRPr="00684B76" w:rsidDel="00957B47">
          <w:rPr>
            <w:rFonts w:ascii="Montserrat" w:hAnsi="Montserrat" w:cs="Arial"/>
            <w:bCs/>
            <w:rPrChange w:id="626" w:author="Angelica Rodriguez Ortega" w:date="2023-03-21T19:01:00Z">
              <w:rPr>
                <w:rFonts w:ascii="Montserrat" w:hAnsi="Montserrat" w:cs="Arial"/>
                <w:bCs/>
                <w:sz w:val="20"/>
                <w:szCs w:val="20"/>
              </w:rPr>
            </w:rPrChange>
          </w:rPr>
          <w:delText>usuarios</w:delText>
        </w:r>
        <w:r w:rsidR="00882326" w:rsidRPr="00684B76" w:rsidDel="00957B47">
          <w:rPr>
            <w:rFonts w:ascii="Montserrat" w:hAnsi="Montserrat" w:cs="Arial"/>
            <w:bCs/>
            <w:rPrChange w:id="627" w:author="Angelica Rodriguez Ortega" w:date="2023-03-21T19:01:00Z">
              <w:rPr>
                <w:rFonts w:ascii="Montserrat" w:hAnsi="Montserrat" w:cs="Arial"/>
                <w:bCs/>
                <w:sz w:val="20"/>
                <w:szCs w:val="20"/>
              </w:rPr>
            </w:rPrChange>
          </w:rPr>
          <w:delText xml:space="preserve"> que se realiza</w:delText>
        </w:r>
        <w:r w:rsidRPr="00684B76" w:rsidDel="00957B47">
          <w:rPr>
            <w:rFonts w:ascii="Montserrat" w:hAnsi="Montserrat" w:cs="Arial"/>
            <w:bCs/>
            <w:rPrChange w:id="628" w:author="Angelica Rodriguez Ortega" w:date="2023-03-21T19:01:00Z">
              <w:rPr>
                <w:rFonts w:ascii="Montserrat" w:hAnsi="Montserrat" w:cs="Arial"/>
                <w:bCs/>
                <w:sz w:val="20"/>
                <w:szCs w:val="20"/>
              </w:rPr>
            </w:rPrChange>
          </w:rPr>
          <w:delText xml:space="preserve"> entre los tres niveles de atención médica, con el propósito de </w:delText>
        </w:r>
        <w:r w:rsidR="00882326" w:rsidRPr="00684B76" w:rsidDel="00957B47">
          <w:rPr>
            <w:rFonts w:ascii="Montserrat" w:hAnsi="Montserrat" w:cs="Arial"/>
            <w:bCs/>
            <w:rPrChange w:id="629" w:author="Angelica Rodriguez Ortega" w:date="2023-03-21T19:01:00Z">
              <w:rPr>
                <w:rFonts w:ascii="Montserrat" w:hAnsi="Montserrat" w:cs="Arial"/>
                <w:bCs/>
                <w:sz w:val="20"/>
                <w:szCs w:val="20"/>
              </w:rPr>
            </w:rPrChange>
          </w:rPr>
          <w:delText xml:space="preserve">facilitar la </w:delText>
        </w:r>
        <w:r w:rsidRPr="00684B76" w:rsidDel="00957B47">
          <w:rPr>
            <w:rFonts w:ascii="Montserrat" w:hAnsi="Montserrat" w:cs="Arial"/>
            <w:bCs/>
            <w:rPrChange w:id="630" w:author="Angelica Rodriguez Ortega" w:date="2023-03-21T19:01:00Z">
              <w:rPr>
                <w:rFonts w:ascii="Montserrat" w:hAnsi="Montserrat" w:cs="Arial"/>
                <w:bCs/>
                <w:sz w:val="20"/>
                <w:szCs w:val="20"/>
              </w:rPr>
            </w:rPrChange>
          </w:rPr>
          <w:delText>atención médica oportuna, integral y de calidad</w:delText>
        </w:r>
      </w:del>
    </w:p>
    <w:p w14:paraId="6CD35BCC" w14:textId="0EE4DD9E" w:rsidR="002755FB" w:rsidRPr="00684B76" w:rsidDel="00D75C20" w:rsidRDefault="002755FB">
      <w:pPr>
        <w:jc w:val="both"/>
        <w:rPr>
          <w:del w:id="631" w:author="Angelica Rodriguez Ortega" w:date="2023-03-21T17:01:00Z"/>
          <w:rFonts w:ascii="Montserrat" w:hAnsi="Montserrat" w:cs="Arial"/>
          <w:bCs/>
          <w:rPrChange w:id="632" w:author="Angelica Rodriguez Ortega" w:date="2023-03-21T19:01:00Z">
            <w:rPr>
              <w:del w:id="633" w:author="Angelica Rodriguez Ortega" w:date="2023-03-21T17:01:00Z"/>
              <w:rFonts w:ascii="Montserrat" w:hAnsi="Montserrat" w:cs="Arial"/>
              <w:bCs/>
              <w:sz w:val="20"/>
              <w:szCs w:val="20"/>
            </w:rPr>
          </w:rPrChange>
        </w:rPr>
        <w:pPrChange w:id="634" w:author="Angelica Rodriguez Ortega" w:date="2023-03-21T17:14:00Z">
          <w:pPr>
            <w:pStyle w:val="Prrafodelista"/>
            <w:numPr>
              <w:numId w:val="4"/>
            </w:numPr>
            <w:tabs>
              <w:tab w:val="left" w:pos="284"/>
            </w:tabs>
            <w:ind w:left="426" w:right="49" w:hanging="397"/>
            <w:contextualSpacing/>
            <w:jc w:val="both"/>
          </w:pPr>
        </w:pPrChange>
      </w:pPr>
      <w:del w:id="635" w:author="Angelica Rodriguez Ortega" w:date="2023-03-21T17:01:00Z">
        <w:r w:rsidRPr="00684B76" w:rsidDel="00D75C20">
          <w:rPr>
            <w:rFonts w:ascii="Montserrat" w:eastAsia="Calibri" w:hAnsi="Montserrat" w:cs="Arial"/>
            <w:b/>
            <w:rPrChange w:id="636" w:author="Angelica Rodriguez Ortega" w:date="2023-03-21T19:01:00Z">
              <w:rPr>
                <w:rFonts w:ascii="Montserrat" w:eastAsia="Calibri" w:hAnsi="Montserrat" w:cs="Arial"/>
                <w:b/>
                <w:sz w:val="20"/>
                <w:szCs w:val="20"/>
              </w:rPr>
            </w:rPrChange>
          </w:rPr>
          <w:delText xml:space="preserve">Regionalización.- </w:delText>
        </w:r>
        <w:r w:rsidRPr="00684B76" w:rsidDel="00D75C20">
          <w:rPr>
            <w:rFonts w:ascii="Montserrat" w:eastAsia="Calibri" w:hAnsi="Montserrat" w:cs="Arial"/>
            <w:rPrChange w:id="637" w:author="Angelica Rodriguez Ortega" w:date="2023-03-21T19:01:00Z">
              <w:rPr>
                <w:rFonts w:ascii="Montserrat" w:eastAsia="Calibri" w:hAnsi="Montserrat" w:cs="Arial"/>
                <w:sz w:val="20"/>
                <w:szCs w:val="20"/>
              </w:rPr>
            </w:rPrChange>
          </w:rPr>
          <w:delText>La c</w:delText>
        </w:r>
        <w:r w:rsidRPr="00684B76" w:rsidDel="00D75C20">
          <w:rPr>
            <w:rFonts w:ascii="Montserrat" w:hAnsi="Montserrat" w:cs="Arial"/>
            <w:bCs/>
            <w:rPrChange w:id="638" w:author="Angelica Rodriguez Ortega" w:date="2023-03-21T19:01:00Z">
              <w:rPr>
                <w:rFonts w:ascii="Montserrat" w:hAnsi="Montserrat" w:cs="Arial"/>
                <w:bCs/>
                <w:sz w:val="20"/>
                <w:szCs w:val="20"/>
              </w:rPr>
            </w:rPrChange>
          </w:rPr>
          <w:delText xml:space="preserve">onformación de áreas geo-demográficas delimitadas, con el fin </w:delText>
        </w:r>
        <w:r w:rsidRPr="00684B76" w:rsidDel="00D75C20">
          <w:rPr>
            <w:rFonts w:ascii="Montserrat" w:hAnsi="Montserrat" w:cs="Arial"/>
            <w:bCs/>
            <w:rPrChange w:id="639" w:author="Angelica Rodriguez Ortega" w:date="2023-03-21T19:01:00Z">
              <w:rPr>
                <w:rFonts w:ascii="Montserrat" w:hAnsi="Montserrat" w:cs="Arial"/>
                <w:bCs/>
                <w:sz w:val="20"/>
                <w:szCs w:val="20"/>
              </w:rPr>
            </w:rPrChange>
          </w:rPr>
          <w:lastRenderedPageBreak/>
          <w:delText xml:space="preserve">de planificar la presentación de los servicios, haciendo uso óptimo de recursos y responder así a las necesidades de atención a la salud particulares de la región, </w:delText>
        </w:r>
        <w:r w:rsidR="00882326" w:rsidRPr="00684B76" w:rsidDel="00D75C20">
          <w:rPr>
            <w:rFonts w:ascii="Montserrat" w:hAnsi="Montserrat" w:cs="Arial"/>
            <w:bCs/>
            <w:rPrChange w:id="640" w:author="Angelica Rodriguez Ortega" w:date="2023-03-21T19:01:00Z">
              <w:rPr>
                <w:rFonts w:ascii="Montserrat" w:hAnsi="Montserrat" w:cs="Arial"/>
                <w:bCs/>
                <w:sz w:val="20"/>
                <w:szCs w:val="20"/>
              </w:rPr>
            </w:rPrChange>
          </w:rPr>
          <w:delText>red</w:delText>
        </w:r>
        <w:r w:rsidRPr="00684B76" w:rsidDel="00D75C20">
          <w:rPr>
            <w:rFonts w:ascii="Montserrat" w:hAnsi="Montserrat" w:cs="Arial"/>
            <w:bCs/>
            <w:rPrChange w:id="641" w:author="Angelica Rodriguez Ortega" w:date="2023-03-21T19:01:00Z">
              <w:rPr>
                <w:rFonts w:ascii="Montserrat" w:hAnsi="Montserrat" w:cs="Arial"/>
                <w:bCs/>
                <w:sz w:val="20"/>
                <w:szCs w:val="20"/>
              </w:rPr>
            </w:rPrChange>
          </w:rPr>
          <w:delText xml:space="preserve"> de unidades médicas, organizada por ámbito geográfico y niveles de atención a la salud, para facilitar el envío del paciente.</w:delText>
        </w:r>
      </w:del>
    </w:p>
    <w:p w14:paraId="037599D3" w14:textId="7D16B0D7" w:rsidR="002755FB" w:rsidRPr="00684B76" w:rsidDel="00D75C20" w:rsidRDefault="002755FB">
      <w:pPr>
        <w:jc w:val="both"/>
        <w:rPr>
          <w:del w:id="642" w:author="Angelica Rodriguez Ortega" w:date="2023-03-21T17:01:00Z"/>
          <w:rFonts w:ascii="Montserrat" w:hAnsi="Montserrat" w:cs="Arial"/>
          <w:bCs/>
          <w:rPrChange w:id="643" w:author="Angelica Rodriguez Ortega" w:date="2023-03-21T19:01:00Z">
            <w:rPr>
              <w:del w:id="644" w:author="Angelica Rodriguez Ortega" w:date="2023-03-21T17:01:00Z"/>
              <w:rFonts w:ascii="Montserrat" w:hAnsi="Montserrat" w:cs="Arial"/>
              <w:bCs/>
              <w:sz w:val="20"/>
              <w:szCs w:val="20"/>
            </w:rPr>
          </w:rPrChange>
        </w:rPr>
        <w:pPrChange w:id="645" w:author="Angelica Rodriguez Ortega" w:date="2023-03-21T17:14:00Z">
          <w:pPr>
            <w:pStyle w:val="Prrafodelista"/>
          </w:pPr>
        </w:pPrChange>
      </w:pPr>
    </w:p>
    <w:p w14:paraId="519AD8BE" w14:textId="60E2C5EE" w:rsidR="002755FB" w:rsidRPr="00684B76" w:rsidDel="00D75C20" w:rsidRDefault="002755FB">
      <w:pPr>
        <w:jc w:val="both"/>
        <w:rPr>
          <w:del w:id="646" w:author="Angelica Rodriguez Ortega" w:date="2023-03-21T17:01:00Z"/>
          <w:rFonts w:ascii="Montserrat" w:hAnsi="Montserrat" w:cs="Arial"/>
          <w:bCs/>
          <w:rPrChange w:id="647" w:author="Angelica Rodriguez Ortega" w:date="2023-03-21T19:01:00Z">
            <w:rPr>
              <w:del w:id="648" w:author="Angelica Rodriguez Ortega" w:date="2023-03-21T17:01:00Z"/>
              <w:rFonts w:ascii="Montserrat" w:hAnsi="Montserrat" w:cs="Arial"/>
              <w:bCs/>
              <w:sz w:val="20"/>
              <w:szCs w:val="20"/>
            </w:rPr>
          </w:rPrChange>
        </w:rPr>
        <w:pPrChange w:id="649" w:author="Angelica Rodriguez Ortega" w:date="2023-03-21T17:14:00Z">
          <w:pPr>
            <w:pStyle w:val="Prrafodelista"/>
            <w:numPr>
              <w:numId w:val="4"/>
            </w:numPr>
            <w:tabs>
              <w:tab w:val="left" w:pos="284"/>
            </w:tabs>
            <w:ind w:left="426" w:right="49" w:hanging="397"/>
            <w:contextualSpacing/>
            <w:jc w:val="both"/>
          </w:pPr>
        </w:pPrChange>
      </w:pPr>
      <w:del w:id="650" w:author="Angelica Rodriguez Ortega" w:date="2023-03-21T17:01:00Z">
        <w:r w:rsidRPr="00684B76" w:rsidDel="00D75C20">
          <w:rPr>
            <w:rFonts w:ascii="Montserrat" w:eastAsia="Calibri" w:hAnsi="Montserrat" w:cs="Arial"/>
            <w:b/>
            <w:rPrChange w:id="651" w:author="Angelica Rodriguez Ortega" w:date="2023-03-21T19:01:00Z">
              <w:rPr>
                <w:rFonts w:ascii="Montserrat" w:eastAsia="Calibri" w:hAnsi="Montserrat" w:cs="Arial"/>
                <w:b/>
                <w:sz w:val="20"/>
                <w:szCs w:val="20"/>
              </w:rPr>
            </w:rPrChange>
          </w:rPr>
          <w:delText xml:space="preserve">Micro-regionalización.- </w:delText>
        </w:r>
        <w:r w:rsidRPr="00684B76" w:rsidDel="00D75C20">
          <w:rPr>
            <w:rFonts w:ascii="Montserrat" w:eastAsia="Calibri" w:hAnsi="Montserrat" w:cs="Arial"/>
            <w:rPrChange w:id="652" w:author="Angelica Rodriguez Ortega" w:date="2023-03-21T19:01:00Z">
              <w:rPr>
                <w:rFonts w:ascii="Montserrat" w:eastAsia="Calibri" w:hAnsi="Montserrat" w:cs="Arial"/>
                <w:sz w:val="20"/>
                <w:szCs w:val="20"/>
              </w:rPr>
            </w:rPrChange>
          </w:rPr>
          <w:delText>Las Unidades Médicas que por ámbito geográfico pueden referir a otras Unidades Médicas próximas a la adscripción del paciente, independiente de la entidad federativa o región.</w:delText>
        </w:r>
      </w:del>
    </w:p>
    <w:p w14:paraId="3C79C77E" w14:textId="7871FE99" w:rsidR="002755FB" w:rsidRPr="00684B76" w:rsidDel="00851B41" w:rsidRDefault="002755FB">
      <w:pPr>
        <w:jc w:val="both"/>
        <w:rPr>
          <w:del w:id="653" w:author="Angelica Rodriguez Ortega" w:date="2023-03-21T17:13:00Z"/>
          <w:rFonts w:ascii="Montserrat" w:hAnsi="Montserrat" w:cs="Arial"/>
          <w:bCs/>
          <w:rPrChange w:id="654" w:author="Angelica Rodriguez Ortega" w:date="2023-03-21T19:01:00Z">
            <w:rPr>
              <w:del w:id="655" w:author="Angelica Rodriguez Ortega" w:date="2023-03-21T17:13:00Z"/>
              <w:rFonts w:ascii="Montserrat" w:hAnsi="Montserrat" w:cs="Arial"/>
              <w:bCs/>
              <w:sz w:val="20"/>
              <w:szCs w:val="20"/>
            </w:rPr>
          </w:rPrChange>
        </w:rPr>
        <w:pPrChange w:id="656" w:author="Angelica Rodriguez Ortega" w:date="2023-03-21T17:14:00Z">
          <w:pPr>
            <w:ind w:left="426" w:right="49"/>
            <w:jc w:val="both"/>
          </w:pPr>
        </w:pPrChange>
      </w:pPr>
    </w:p>
    <w:p w14:paraId="26E6F7C7" w14:textId="27CD1B9D" w:rsidR="002755FB" w:rsidRPr="00684B76" w:rsidDel="00D75C20" w:rsidRDefault="002755FB">
      <w:pPr>
        <w:jc w:val="both"/>
        <w:rPr>
          <w:del w:id="657" w:author="Angelica Rodriguez Ortega" w:date="2023-03-21T17:01:00Z"/>
          <w:rFonts w:ascii="Montserrat" w:hAnsi="Montserrat" w:cs="Arial"/>
          <w:bCs/>
          <w:rPrChange w:id="658" w:author="Angelica Rodriguez Ortega" w:date="2023-03-21T19:01:00Z">
            <w:rPr>
              <w:del w:id="659" w:author="Angelica Rodriguez Ortega" w:date="2023-03-21T17:01:00Z"/>
              <w:rFonts w:ascii="Montserrat" w:hAnsi="Montserrat" w:cs="Arial"/>
              <w:bCs/>
              <w:sz w:val="20"/>
              <w:szCs w:val="20"/>
            </w:rPr>
          </w:rPrChange>
        </w:rPr>
        <w:pPrChange w:id="660"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661" w:author="Angelica Rodriguez Ortega" w:date="2023-03-21T17:01:00Z">
        <w:r w:rsidRPr="00684B76" w:rsidDel="00D75C20">
          <w:rPr>
            <w:rFonts w:ascii="Montserrat" w:eastAsia="Calibri" w:hAnsi="Montserrat" w:cs="Arial"/>
            <w:b/>
            <w:rPrChange w:id="662" w:author="Angelica Rodriguez Ortega" w:date="2023-03-21T19:01:00Z">
              <w:rPr>
                <w:rFonts w:ascii="Montserrat" w:eastAsia="Calibri" w:hAnsi="Montserrat" w:cs="Arial"/>
                <w:b/>
                <w:sz w:val="20"/>
                <w:szCs w:val="20"/>
              </w:rPr>
            </w:rPrChange>
          </w:rPr>
          <w:delText xml:space="preserve">Isócrona.- </w:delText>
        </w:r>
        <w:r w:rsidRPr="00684B76" w:rsidDel="00D75C20">
          <w:rPr>
            <w:rFonts w:ascii="Montserrat" w:eastAsia="Calibri" w:hAnsi="Montserrat" w:cs="Arial"/>
            <w:rPrChange w:id="663" w:author="Angelica Rodriguez Ortega" w:date="2023-03-21T19:01:00Z">
              <w:rPr>
                <w:rFonts w:ascii="Montserrat" w:eastAsia="Calibri" w:hAnsi="Montserrat" w:cs="Arial"/>
                <w:sz w:val="20"/>
                <w:szCs w:val="20"/>
              </w:rPr>
            </w:rPrChange>
          </w:rPr>
          <w:delText xml:space="preserve">El </w:delText>
        </w:r>
        <w:r w:rsidRPr="00684B76" w:rsidDel="00D75C20">
          <w:rPr>
            <w:rFonts w:ascii="Montserrat" w:hAnsi="Montserrat" w:cs="Arial"/>
            <w:bCs/>
            <w:rPrChange w:id="664" w:author="Angelica Rodriguez Ortega" w:date="2023-03-21T19:01:00Z">
              <w:rPr>
                <w:rFonts w:ascii="Montserrat" w:hAnsi="Montserrat" w:cs="Arial"/>
                <w:bCs/>
                <w:sz w:val="20"/>
                <w:szCs w:val="20"/>
              </w:rPr>
            </w:rPrChange>
          </w:rPr>
          <w:delText xml:space="preserve">Tiempo que </w:delText>
        </w:r>
        <w:r w:rsidR="00882326" w:rsidRPr="00684B76" w:rsidDel="00D75C20">
          <w:rPr>
            <w:rFonts w:ascii="Montserrat" w:hAnsi="Montserrat" w:cs="Arial"/>
            <w:bCs/>
            <w:rPrChange w:id="665" w:author="Angelica Rodriguez Ortega" w:date="2023-03-21T19:01:00Z">
              <w:rPr>
                <w:rFonts w:ascii="Montserrat" w:hAnsi="Montserrat" w:cs="Arial"/>
                <w:bCs/>
                <w:sz w:val="20"/>
                <w:szCs w:val="20"/>
              </w:rPr>
            </w:rPrChange>
          </w:rPr>
          <w:delText>emplea</w:delText>
        </w:r>
        <w:r w:rsidRPr="00684B76" w:rsidDel="00D75C20">
          <w:rPr>
            <w:rFonts w:ascii="Montserrat" w:hAnsi="Montserrat" w:cs="Arial"/>
            <w:bCs/>
            <w:rPrChange w:id="666" w:author="Angelica Rodriguez Ortega" w:date="2023-03-21T19:01:00Z">
              <w:rPr>
                <w:rFonts w:ascii="Montserrat" w:hAnsi="Montserrat" w:cs="Arial"/>
                <w:bCs/>
                <w:sz w:val="20"/>
                <w:szCs w:val="20"/>
              </w:rPr>
            </w:rPrChange>
          </w:rPr>
          <w:delText xml:space="preserve"> un paciente en desplazarse </w:delText>
        </w:r>
        <w:r w:rsidR="00882326" w:rsidRPr="00684B76" w:rsidDel="00D75C20">
          <w:rPr>
            <w:rFonts w:ascii="Montserrat" w:hAnsi="Montserrat" w:cs="Arial"/>
            <w:bCs/>
            <w:rPrChange w:id="667" w:author="Angelica Rodriguez Ortega" w:date="2023-03-21T19:01:00Z">
              <w:rPr>
                <w:rFonts w:ascii="Montserrat" w:hAnsi="Montserrat" w:cs="Arial"/>
                <w:bCs/>
                <w:sz w:val="20"/>
                <w:szCs w:val="20"/>
              </w:rPr>
            </w:rPrChange>
          </w:rPr>
          <w:delText xml:space="preserve">de Unidad Médica </w:delText>
        </w:r>
        <w:r w:rsidRPr="00684B76" w:rsidDel="00D75C20">
          <w:rPr>
            <w:rFonts w:ascii="Montserrat" w:hAnsi="Montserrat" w:cs="Arial"/>
            <w:bCs/>
            <w:rPrChange w:id="668" w:author="Angelica Rodriguez Ortega" w:date="2023-03-21T19:01:00Z">
              <w:rPr>
                <w:rFonts w:ascii="Montserrat" w:hAnsi="Montserrat" w:cs="Arial"/>
                <w:bCs/>
                <w:sz w:val="20"/>
                <w:szCs w:val="20"/>
              </w:rPr>
            </w:rPrChange>
          </w:rPr>
          <w:delText>a</w:delText>
        </w:r>
        <w:r w:rsidR="00882326" w:rsidRPr="00684B76" w:rsidDel="00D75C20">
          <w:rPr>
            <w:rFonts w:ascii="Montserrat" w:hAnsi="Montserrat" w:cs="Arial"/>
            <w:bCs/>
            <w:rPrChange w:id="669" w:author="Angelica Rodriguez Ortega" w:date="2023-03-21T19:01:00Z">
              <w:rPr>
                <w:rFonts w:ascii="Montserrat" w:hAnsi="Montserrat" w:cs="Arial"/>
                <w:bCs/>
                <w:sz w:val="20"/>
                <w:szCs w:val="20"/>
              </w:rPr>
            </w:rPrChange>
          </w:rPr>
          <w:delText xml:space="preserve"> otra de mayor capacidad de igual o de </w:delText>
        </w:r>
        <w:r w:rsidR="00424135" w:rsidRPr="00684B76" w:rsidDel="00D75C20">
          <w:rPr>
            <w:rFonts w:ascii="Montserrat" w:hAnsi="Montserrat" w:cs="Arial"/>
            <w:bCs/>
            <w:rPrChange w:id="670" w:author="Angelica Rodriguez Ortega" w:date="2023-03-21T19:01:00Z">
              <w:rPr>
                <w:rFonts w:ascii="Montserrat" w:hAnsi="Montserrat" w:cs="Arial"/>
                <w:bCs/>
                <w:sz w:val="20"/>
                <w:szCs w:val="20"/>
              </w:rPr>
            </w:rPrChange>
          </w:rPr>
          <w:delText>mayor capaci</w:delText>
        </w:r>
        <w:r w:rsidR="00882326" w:rsidRPr="00684B76" w:rsidDel="00D75C20">
          <w:rPr>
            <w:rFonts w:ascii="Montserrat" w:hAnsi="Montserrat" w:cs="Arial"/>
            <w:bCs/>
            <w:rPrChange w:id="671" w:author="Angelica Rodriguez Ortega" w:date="2023-03-21T19:01:00Z">
              <w:rPr>
                <w:rFonts w:ascii="Montserrat" w:hAnsi="Montserrat" w:cs="Arial"/>
                <w:bCs/>
                <w:sz w:val="20"/>
                <w:szCs w:val="20"/>
              </w:rPr>
            </w:rPrChange>
          </w:rPr>
          <w:delText>dad de resolución.</w:delText>
        </w:r>
      </w:del>
    </w:p>
    <w:p w14:paraId="05BC6051" w14:textId="5A5CD553" w:rsidR="002755FB" w:rsidRPr="00684B76" w:rsidDel="00D75C20" w:rsidRDefault="00424135">
      <w:pPr>
        <w:jc w:val="both"/>
        <w:rPr>
          <w:del w:id="672" w:author="Angelica Rodriguez Ortega" w:date="2023-03-21T17:01:00Z"/>
          <w:rFonts w:ascii="Montserrat" w:hAnsi="Montserrat" w:cs="Arial"/>
          <w:bCs/>
          <w:rPrChange w:id="673" w:author="Angelica Rodriguez Ortega" w:date="2023-03-21T19:01:00Z">
            <w:rPr>
              <w:del w:id="674" w:author="Angelica Rodriguez Ortega" w:date="2023-03-21T17:01:00Z"/>
              <w:rFonts w:ascii="Montserrat" w:hAnsi="Montserrat" w:cs="Arial"/>
              <w:bCs/>
              <w:sz w:val="20"/>
              <w:szCs w:val="20"/>
            </w:rPr>
          </w:rPrChange>
        </w:rPr>
        <w:pPrChange w:id="675" w:author="Angelica Rodriguez Ortega" w:date="2023-03-21T17:14:00Z">
          <w:pPr>
            <w:pStyle w:val="Prrafodelista"/>
            <w:tabs>
              <w:tab w:val="left" w:pos="284"/>
            </w:tabs>
            <w:ind w:left="426" w:right="49"/>
            <w:jc w:val="both"/>
          </w:pPr>
        </w:pPrChange>
      </w:pPr>
      <w:del w:id="676" w:author="Angelica Rodriguez Ortega" w:date="2023-03-21T17:01:00Z">
        <w:r w:rsidRPr="00684B76" w:rsidDel="00D75C20">
          <w:rPr>
            <w:rFonts w:ascii="Montserrat" w:hAnsi="Montserrat" w:cs="Arial"/>
            <w:bCs/>
            <w:rPrChange w:id="677" w:author="Angelica Rodriguez Ortega" w:date="2023-03-21T19:01:00Z">
              <w:rPr>
                <w:rFonts w:ascii="Montserrat" w:hAnsi="Montserrat" w:cs="Arial"/>
                <w:bCs/>
                <w:sz w:val="20"/>
                <w:szCs w:val="20"/>
              </w:rPr>
            </w:rPrChange>
          </w:rPr>
          <w:delText>L</w:delText>
        </w:r>
        <w:r w:rsidR="002755FB" w:rsidRPr="00684B76" w:rsidDel="00D75C20">
          <w:rPr>
            <w:rFonts w:ascii="Montserrat" w:hAnsi="Montserrat" w:cs="Arial"/>
            <w:bCs/>
            <w:rPrChange w:id="678" w:author="Angelica Rodriguez Ortega" w:date="2023-03-21T19:01:00Z">
              <w:rPr>
                <w:rFonts w:ascii="Montserrat" w:hAnsi="Montserrat" w:cs="Arial"/>
                <w:bCs/>
                <w:sz w:val="20"/>
                <w:szCs w:val="20"/>
              </w:rPr>
            </w:rPrChange>
          </w:rPr>
          <w:delText>a isócrona entre los centros de salud de su área de influencia y el Centro de Urgencias de Atención Primaria, no tiene que ser superior a 30 minutos, con los medios de transporte habituales.</w:delText>
        </w:r>
      </w:del>
    </w:p>
    <w:p w14:paraId="26C7C0CB" w14:textId="3670BEA0" w:rsidR="002755FB" w:rsidRPr="00684B76" w:rsidDel="00D75C20" w:rsidRDefault="002755FB">
      <w:pPr>
        <w:jc w:val="both"/>
        <w:rPr>
          <w:del w:id="679" w:author="Angelica Rodriguez Ortega" w:date="2023-03-21T17:02:00Z"/>
          <w:rFonts w:ascii="Montserrat" w:hAnsi="Montserrat" w:cs="Arial"/>
          <w:rPrChange w:id="680" w:author="Angelica Rodriguez Ortega" w:date="2023-03-21T19:01:00Z">
            <w:rPr>
              <w:del w:id="681" w:author="Angelica Rodriguez Ortega" w:date="2023-03-21T17:02:00Z"/>
              <w:rFonts w:ascii="Montserrat" w:hAnsi="Montserrat" w:cs="Arial"/>
              <w:sz w:val="20"/>
              <w:szCs w:val="20"/>
            </w:rPr>
          </w:rPrChange>
        </w:rPr>
        <w:pPrChange w:id="682" w:author="Angelica Rodriguez Ortega" w:date="2023-03-21T17:14:00Z">
          <w:pPr>
            <w:pStyle w:val="Prrafodelista"/>
            <w:tabs>
              <w:tab w:val="left" w:pos="284"/>
            </w:tabs>
            <w:ind w:left="426" w:right="49"/>
            <w:jc w:val="both"/>
          </w:pPr>
        </w:pPrChange>
      </w:pPr>
    </w:p>
    <w:p w14:paraId="583BFC85" w14:textId="6FB9F71A" w:rsidR="0090016C" w:rsidRPr="00684B76" w:rsidDel="00D75C20" w:rsidRDefault="0090016C">
      <w:pPr>
        <w:jc w:val="both"/>
        <w:rPr>
          <w:del w:id="683" w:author="Angelica Rodriguez Ortega" w:date="2023-03-21T17:02:00Z"/>
          <w:rFonts w:ascii="Montserrat" w:eastAsia="Calibri" w:hAnsi="Montserrat" w:cs="Arial"/>
          <w:rPrChange w:id="684" w:author="Angelica Rodriguez Ortega" w:date="2023-03-21T19:01:00Z">
            <w:rPr>
              <w:del w:id="685" w:author="Angelica Rodriguez Ortega" w:date="2023-03-21T17:02:00Z"/>
              <w:rFonts w:ascii="Montserrat" w:eastAsia="Calibri" w:hAnsi="Montserrat" w:cs="Arial"/>
              <w:sz w:val="20"/>
              <w:szCs w:val="20"/>
            </w:rPr>
          </w:rPrChange>
        </w:rPr>
        <w:pPrChange w:id="686"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687" w:author="Angelica Rodriguez Ortega" w:date="2023-03-21T17:02:00Z">
        <w:r w:rsidRPr="00684B76" w:rsidDel="00D75C20">
          <w:rPr>
            <w:rFonts w:ascii="Montserrat" w:hAnsi="Montserrat" w:cs="Arial"/>
            <w:b/>
            <w:rPrChange w:id="688" w:author="Angelica Rodriguez Ortega" w:date="2023-03-21T19:01:00Z">
              <w:rPr>
                <w:rFonts w:ascii="Montserrat" w:hAnsi="Montserrat" w:cs="Arial"/>
                <w:b/>
                <w:sz w:val="20"/>
                <w:szCs w:val="20"/>
              </w:rPr>
            </w:rPrChange>
          </w:rPr>
          <w:delText>Referencia de pacientes</w:delText>
        </w:r>
        <w:r w:rsidRPr="00684B76" w:rsidDel="00D75C20">
          <w:rPr>
            <w:rFonts w:ascii="Montserrat" w:hAnsi="Montserrat" w:cs="Arial"/>
            <w:rPrChange w:id="689" w:author="Angelica Rodriguez Ortega" w:date="2023-03-21T19:01:00Z">
              <w:rPr>
                <w:rFonts w:ascii="Montserrat" w:hAnsi="Montserrat" w:cs="Arial"/>
                <w:sz w:val="20"/>
                <w:szCs w:val="20"/>
              </w:rPr>
            </w:rPrChange>
          </w:rPr>
          <w:delText xml:space="preserve">.- El procedimiento </w:delText>
        </w:r>
        <w:r w:rsidR="000B3AE5" w:rsidRPr="00684B76" w:rsidDel="00D75C20">
          <w:rPr>
            <w:rFonts w:ascii="Montserrat" w:hAnsi="Montserrat" w:cs="Arial"/>
            <w:rPrChange w:id="690" w:author="Angelica Rodriguez Ortega" w:date="2023-03-21T19:01:00Z">
              <w:rPr>
                <w:rFonts w:ascii="Montserrat" w:hAnsi="Montserrat" w:cs="Arial"/>
                <w:sz w:val="20"/>
                <w:szCs w:val="20"/>
              </w:rPr>
            </w:rPrChange>
          </w:rPr>
          <w:delText>m</w:delText>
        </w:r>
        <w:r w:rsidRPr="00684B76" w:rsidDel="00D75C20">
          <w:rPr>
            <w:rFonts w:ascii="Montserrat" w:hAnsi="Montserrat" w:cs="Arial"/>
            <w:rPrChange w:id="691" w:author="Angelica Rodriguez Ortega" w:date="2023-03-21T19:01:00Z">
              <w:rPr>
                <w:rFonts w:ascii="Montserrat" w:hAnsi="Montserrat" w:cs="Arial"/>
                <w:sz w:val="20"/>
                <w:szCs w:val="20"/>
              </w:rPr>
            </w:rPrChange>
          </w:rPr>
          <w:delText xml:space="preserve">édico - </w:delText>
        </w:r>
        <w:r w:rsidR="000B3AE5" w:rsidRPr="00684B76" w:rsidDel="00D75C20">
          <w:rPr>
            <w:rFonts w:ascii="Montserrat" w:hAnsi="Montserrat" w:cs="Arial"/>
            <w:rPrChange w:id="692" w:author="Angelica Rodriguez Ortega" w:date="2023-03-21T19:01:00Z">
              <w:rPr>
                <w:rFonts w:ascii="Montserrat" w:hAnsi="Montserrat" w:cs="Arial"/>
                <w:sz w:val="20"/>
                <w:szCs w:val="20"/>
              </w:rPr>
            </w:rPrChange>
          </w:rPr>
          <w:delText>a</w:delText>
        </w:r>
        <w:r w:rsidRPr="00684B76" w:rsidDel="00D75C20">
          <w:rPr>
            <w:rFonts w:ascii="Montserrat" w:hAnsi="Montserrat" w:cs="Arial"/>
            <w:rPrChange w:id="693" w:author="Angelica Rodriguez Ortega" w:date="2023-03-21T19:01:00Z">
              <w:rPr>
                <w:rFonts w:ascii="Montserrat" w:hAnsi="Montserrat" w:cs="Arial"/>
                <w:sz w:val="20"/>
                <w:szCs w:val="20"/>
              </w:rPr>
            </w:rPrChange>
          </w:rPr>
          <w:delText>dministrativo que realizan las</w:delText>
        </w:r>
        <w:r w:rsidRPr="00684B76" w:rsidDel="00D75C20">
          <w:rPr>
            <w:rFonts w:ascii="Montserrat" w:hAnsi="Montserrat" w:cs="Arial"/>
            <w:spacing w:val="1"/>
            <w:rPrChange w:id="694" w:author="Angelica Rodriguez Ortega" w:date="2023-03-21T19:01:00Z">
              <w:rPr>
                <w:rFonts w:ascii="Montserrat" w:hAnsi="Montserrat" w:cs="Arial"/>
                <w:spacing w:val="1"/>
                <w:sz w:val="20"/>
                <w:szCs w:val="20"/>
              </w:rPr>
            </w:rPrChange>
          </w:rPr>
          <w:delText xml:space="preserve"> </w:delText>
        </w:r>
        <w:r w:rsidR="00424135" w:rsidRPr="00684B76" w:rsidDel="00D75C20">
          <w:rPr>
            <w:rFonts w:ascii="Montserrat" w:hAnsi="Montserrat" w:cs="Arial"/>
            <w:rPrChange w:id="695" w:author="Angelica Rodriguez Ortega" w:date="2023-03-21T19:01:00Z">
              <w:rPr>
                <w:rFonts w:ascii="Montserrat" w:hAnsi="Montserrat" w:cs="Arial"/>
                <w:sz w:val="20"/>
                <w:szCs w:val="20"/>
              </w:rPr>
            </w:rPrChange>
          </w:rPr>
          <w:delText>U</w:delText>
        </w:r>
        <w:r w:rsidRPr="00684B76" w:rsidDel="00D75C20">
          <w:rPr>
            <w:rFonts w:ascii="Montserrat" w:hAnsi="Montserrat" w:cs="Arial"/>
            <w:rPrChange w:id="696" w:author="Angelica Rodriguez Ortega" w:date="2023-03-21T19:01:00Z">
              <w:rPr>
                <w:rFonts w:ascii="Montserrat" w:hAnsi="Montserrat" w:cs="Arial"/>
                <w:sz w:val="20"/>
                <w:szCs w:val="20"/>
              </w:rPr>
            </w:rPrChange>
          </w:rPr>
          <w:delText xml:space="preserve">nidades </w:delText>
        </w:r>
        <w:r w:rsidR="00424135" w:rsidRPr="00684B76" w:rsidDel="00D75C20">
          <w:rPr>
            <w:rFonts w:ascii="Montserrat" w:hAnsi="Montserrat" w:cs="Arial"/>
            <w:rPrChange w:id="697" w:author="Angelica Rodriguez Ortega" w:date="2023-03-21T19:01:00Z">
              <w:rPr>
                <w:rFonts w:ascii="Montserrat" w:hAnsi="Montserrat" w:cs="Arial"/>
                <w:sz w:val="20"/>
                <w:szCs w:val="20"/>
              </w:rPr>
            </w:rPrChange>
          </w:rPr>
          <w:delText>M</w:delText>
        </w:r>
        <w:r w:rsidRPr="00684B76" w:rsidDel="00D75C20">
          <w:rPr>
            <w:rFonts w:ascii="Montserrat" w:hAnsi="Montserrat" w:cs="Arial"/>
            <w:rPrChange w:id="698" w:author="Angelica Rodriguez Ortega" w:date="2023-03-21T19:01:00Z">
              <w:rPr>
                <w:rFonts w:ascii="Montserrat" w:hAnsi="Montserrat" w:cs="Arial"/>
                <w:sz w:val="20"/>
                <w:szCs w:val="20"/>
              </w:rPr>
            </w:rPrChange>
          </w:rPr>
          <w:delText xml:space="preserve">édicas para </w:delText>
        </w:r>
        <w:r w:rsidR="008656B0" w:rsidRPr="00684B76" w:rsidDel="00D75C20">
          <w:rPr>
            <w:rFonts w:ascii="Montserrat" w:hAnsi="Montserrat" w:cs="Arial"/>
            <w:rPrChange w:id="699" w:author="Angelica Rodriguez Ortega" w:date="2023-03-21T19:01:00Z">
              <w:rPr>
                <w:rFonts w:ascii="Montserrat" w:hAnsi="Montserrat" w:cs="Arial"/>
                <w:sz w:val="20"/>
                <w:szCs w:val="20"/>
              </w:rPr>
            </w:rPrChange>
          </w:rPr>
          <w:delText xml:space="preserve">otorgar </w:delText>
        </w:r>
        <w:r w:rsidR="008C311D" w:rsidRPr="00684B76" w:rsidDel="00D75C20">
          <w:rPr>
            <w:rFonts w:ascii="Montserrat" w:hAnsi="Montserrat" w:cs="Arial"/>
            <w:rPrChange w:id="700" w:author="Angelica Rodriguez Ortega" w:date="2023-03-21T19:01:00Z">
              <w:rPr>
                <w:rFonts w:ascii="Montserrat" w:hAnsi="Montserrat" w:cs="Arial"/>
                <w:sz w:val="20"/>
                <w:szCs w:val="20"/>
              </w:rPr>
            </w:rPrChange>
          </w:rPr>
          <w:delText>cita de primera vez de consulta externa, a la unidad más próxima que cuente con capacidad resolutiva</w:delText>
        </w:r>
      </w:del>
    </w:p>
    <w:p w14:paraId="10534CD1" w14:textId="4C49A4B1" w:rsidR="001A10BA" w:rsidRPr="00684B76" w:rsidDel="00D75C20" w:rsidRDefault="001A10BA">
      <w:pPr>
        <w:jc w:val="both"/>
        <w:rPr>
          <w:del w:id="701" w:author="Angelica Rodriguez Ortega" w:date="2023-03-21T17:02:00Z"/>
          <w:rFonts w:ascii="Montserrat" w:eastAsia="Calibri" w:hAnsi="Montserrat" w:cs="Arial"/>
          <w:rPrChange w:id="702" w:author="Angelica Rodriguez Ortega" w:date="2023-03-21T19:01:00Z">
            <w:rPr>
              <w:del w:id="703" w:author="Angelica Rodriguez Ortega" w:date="2023-03-21T17:02:00Z"/>
              <w:rFonts w:ascii="Montserrat" w:eastAsia="Calibri" w:hAnsi="Montserrat" w:cs="Arial"/>
              <w:sz w:val="20"/>
              <w:szCs w:val="20"/>
            </w:rPr>
          </w:rPrChange>
        </w:rPr>
        <w:pPrChange w:id="704" w:author="Angelica Rodriguez Ortega" w:date="2023-03-21T17:14:00Z">
          <w:pPr>
            <w:pStyle w:val="Prrafodelista"/>
            <w:widowControl/>
            <w:tabs>
              <w:tab w:val="left" w:pos="284"/>
            </w:tabs>
            <w:autoSpaceDE/>
            <w:autoSpaceDN/>
            <w:ind w:left="426" w:right="49"/>
            <w:contextualSpacing/>
            <w:jc w:val="both"/>
          </w:pPr>
        </w:pPrChange>
      </w:pPr>
    </w:p>
    <w:p w14:paraId="66B6A0E0" w14:textId="32C28043" w:rsidR="0090016C" w:rsidRPr="00684B76" w:rsidDel="00957B47" w:rsidRDefault="0090016C">
      <w:pPr>
        <w:jc w:val="both"/>
        <w:rPr>
          <w:del w:id="705" w:author="Angelica Rodriguez Ortega" w:date="2023-03-21T16:48:00Z"/>
          <w:rFonts w:ascii="Montserrat" w:eastAsia="Calibri" w:hAnsi="Montserrat" w:cs="Arial"/>
          <w:rPrChange w:id="706" w:author="Angelica Rodriguez Ortega" w:date="2023-03-21T19:01:00Z">
            <w:rPr>
              <w:del w:id="707" w:author="Angelica Rodriguez Ortega" w:date="2023-03-21T16:48:00Z"/>
              <w:rFonts w:ascii="Montserrat" w:eastAsia="Calibri" w:hAnsi="Montserrat" w:cs="Arial"/>
              <w:sz w:val="20"/>
              <w:szCs w:val="20"/>
            </w:rPr>
          </w:rPrChange>
        </w:rPr>
        <w:pPrChange w:id="708"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709" w:author="Angelica Rodriguez Ortega" w:date="2023-03-21T16:48:00Z">
        <w:r w:rsidRPr="00684B76" w:rsidDel="00957B47">
          <w:rPr>
            <w:rFonts w:ascii="Montserrat" w:eastAsia="Calibri" w:hAnsi="Montserrat" w:cs="Arial"/>
            <w:b/>
            <w:rPrChange w:id="710" w:author="Angelica Rodriguez Ortega" w:date="2023-03-21T19:01:00Z">
              <w:rPr>
                <w:rFonts w:ascii="Montserrat" w:eastAsia="Calibri" w:hAnsi="Montserrat" w:cs="Arial"/>
                <w:b/>
                <w:sz w:val="20"/>
                <w:szCs w:val="20"/>
              </w:rPr>
            </w:rPrChange>
          </w:rPr>
          <w:delText>Contrarreferencia de Pacientes</w:delText>
        </w:r>
        <w:r w:rsidRPr="00684B76" w:rsidDel="00957B47">
          <w:rPr>
            <w:rFonts w:ascii="Montserrat" w:eastAsia="Calibri" w:hAnsi="Montserrat" w:cs="Arial"/>
            <w:rPrChange w:id="711" w:author="Angelica Rodriguez Ortega" w:date="2023-03-21T19:01:00Z">
              <w:rPr>
                <w:rFonts w:ascii="Montserrat" w:eastAsia="Calibri" w:hAnsi="Montserrat" w:cs="Arial"/>
                <w:sz w:val="20"/>
                <w:szCs w:val="20"/>
              </w:rPr>
            </w:rPrChange>
          </w:rPr>
          <w:delText xml:space="preserve">.- El </w:delText>
        </w:r>
        <w:r w:rsidRPr="00684B76" w:rsidDel="00957B47">
          <w:rPr>
            <w:rFonts w:ascii="Montserrat" w:hAnsi="Montserrat" w:cs="Arial"/>
            <w:bCs/>
            <w:rPrChange w:id="712" w:author="Angelica Rodriguez Ortega" w:date="2023-03-21T19:01:00Z">
              <w:rPr>
                <w:rFonts w:ascii="Montserrat" w:hAnsi="Montserrat" w:cs="Arial"/>
                <w:bCs/>
                <w:sz w:val="20"/>
                <w:szCs w:val="20"/>
              </w:rPr>
            </w:rPrChange>
          </w:rPr>
          <w:delText>Procedimiento</w:delText>
        </w:r>
        <w:r w:rsidRPr="00684B76" w:rsidDel="00957B47">
          <w:rPr>
            <w:rFonts w:ascii="Montserrat" w:hAnsi="Montserrat" w:cs="Arial"/>
            <w:bCs/>
            <w:spacing w:val="-7"/>
            <w:rPrChange w:id="713" w:author="Angelica Rodriguez Ortega" w:date="2023-03-21T19:01:00Z">
              <w:rPr>
                <w:rFonts w:ascii="Montserrat" w:hAnsi="Montserrat" w:cs="Arial"/>
                <w:bCs/>
                <w:spacing w:val="-7"/>
                <w:sz w:val="20"/>
                <w:szCs w:val="20"/>
              </w:rPr>
            </w:rPrChange>
          </w:rPr>
          <w:delText xml:space="preserve"> </w:delText>
        </w:r>
        <w:r w:rsidR="000B3AE5" w:rsidRPr="00684B76" w:rsidDel="00957B47">
          <w:rPr>
            <w:rFonts w:ascii="Montserrat" w:hAnsi="Montserrat" w:cs="Arial"/>
            <w:bCs/>
            <w:rPrChange w:id="714" w:author="Angelica Rodriguez Ortega" w:date="2023-03-21T19:01:00Z">
              <w:rPr>
                <w:rFonts w:ascii="Montserrat" w:hAnsi="Montserrat" w:cs="Arial"/>
                <w:bCs/>
                <w:sz w:val="20"/>
                <w:szCs w:val="20"/>
              </w:rPr>
            </w:rPrChange>
          </w:rPr>
          <w:delText>m</w:delText>
        </w:r>
        <w:r w:rsidRPr="00684B76" w:rsidDel="00957B47">
          <w:rPr>
            <w:rFonts w:ascii="Montserrat" w:hAnsi="Montserrat" w:cs="Arial"/>
            <w:bCs/>
            <w:rPrChange w:id="715" w:author="Angelica Rodriguez Ortega" w:date="2023-03-21T19:01:00Z">
              <w:rPr>
                <w:rFonts w:ascii="Montserrat" w:hAnsi="Montserrat" w:cs="Arial"/>
                <w:bCs/>
                <w:sz w:val="20"/>
                <w:szCs w:val="20"/>
              </w:rPr>
            </w:rPrChange>
          </w:rPr>
          <w:delText>édico</w:delText>
        </w:r>
        <w:r w:rsidR="00424135" w:rsidRPr="00684B76" w:rsidDel="00957B47">
          <w:rPr>
            <w:rFonts w:ascii="Montserrat" w:hAnsi="Montserrat" w:cs="Arial"/>
            <w:bCs/>
            <w:spacing w:val="-1"/>
            <w:rPrChange w:id="716" w:author="Angelica Rodriguez Ortega" w:date="2023-03-21T19:01:00Z">
              <w:rPr>
                <w:rFonts w:ascii="Montserrat" w:hAnsi="Montserrat" w:cs="Arial"/>
                <w:bCs/>
                <w:spacing w:val="-1"/>
                <w:sz w:val="20"/>
                <w:szCs w:val="20"/>
              </w:rPr>
            </w:rPrChange>
          </w:rPr>
          <w:delText>-</w:delText>
        </w:r>
        <w:r w:rsidR="000B3AE5" w:rsidRPr="00684B76" w:rsidDel="00957B47">
          <w:rPr>
            <w:rFonts w:ascii="Montserrat" w:hAnsi="Montserrat" w:cs="Arial"/>
            <w:bCs/>
            <w:rPrChange w:id="717" w:author="Angelica Rodriguez Ortega" w:date="2023-03-21T19:01:00Z">
              <w:rPr>
                <w:rFonts w:ascii="Montserrat" w:hAnsi="Montserrat" w:cs="Arial"/>
                <w:bCs/>
                <w:sz w:val="20"/>
                <w:szCs w:val="20"/>
              </w:rPr>
            </w:rPrChange>
          </w:rPr>
          <w:delText>a</w:delText>
        </w:r>
        <w:r w:rsidRPr="00684B76" w:rsidDel="00957B47">
          <w:rPr>
            <w:rFonts w:ascii="Montserrat" w:hAnsi="Montserrat" w:cs="Arial"/>
            <w:bCs/>
            <w:rPrChange w:id="718" w:author="Angelica Rodriguez Ortega" w:date="2023-03-21T19:01:00Z">
              <w:rPr>
                <w:rFonts w:ascii="Montserrat" w:hAnsi="Montserrat" w:cs="Arial"/>
                <w:bCs/>
                <w:sz w:val="20"/>
                <w:szCs w:val="20"/>
              </w:rPr>
            </w:rPrChange>
          </w:rPr>
          <w:delText>dministrativo</w:delText>
        </w:r>
        <w:r w:rsidRPr="00684B76" w:rsidDel="00957B47">
          <w:rPr>
            <w:rFonts w:ascii="Montserrat" w:hAnsi="Montserrat" w:cs="Arial"/>
            <w:bCs/>
            <w:spacing w:val="-4"/>
            <w:rPrChange w:id="719" w:author="Angelica Rodriguez Ortega" w:date="2023-03-21T19:01:00Z">
              <w:rPr>
                <w:rFonts w:ascii="Montserrat" w:hAnsi="Montserrat" w:cs="Arial"/>
                <w:bCs/>
                <w:spacing w:val="-4"/>
                <w:sz w:val="20"/>
                <w:szCs w:val="20"/>
              </w:rPr>
            </w:rPrChange>
          </w:rPr>
          <w:delText xml:space="preserve"> </w:delText>
        </w:r>
        <w:r w:rsidRPr="00684B76" w:rsidDel="00957B47">
          <w:rPr>
            <w:rFonts w:ascii="Montserrat" w:hAnsi="Montserrat" w:cs="Arial"/>
            <w:bCs/>
            <w:rPrChange w:id="720" w:author="Angelica Rodriguez Ortega" w:date="2023-03-21T19:01:00Z">
              <w:rPr>
                <w:rFonts w:ascii="Montserrat" w:hAnsi="Montserrat" w:cs="Arial"/>
                <w:bCs/>
                <w:sz w:val="20"/>
                <w:szCs w:val="20"/>
              </w:rPr>
            </w:rPrChange>
          </w:rPr>
          <w:delText>mediante</w:delText>
        </w:r>
        <w:r w:rsidRPr="00684B76" w:rsidDel="00957B47">
          <w:rPr>
            <w:rFonts w:ascii="Montserrat" w:hAnsi="Montserrat" w:cs="Arial"/>
            <w:bCs/>
            <w:spacing w:val="-2"/>
            <w:rPrChange w:id="721" w:author="Angelica Rodriguez Ortega" w:date="2023-03-21T19:01:00Z">
              <w:rPr>
                <w:rFonts w:ascii="Montserrat" w:hAnsi="Montserrat" w:cs="Arial"/>
                <w:bCs/>
                <w:spacing w:val="-2"/>
                <w:sz w:val="20"/>
                <w:szCs w:val="20"/>
              </w:rPr>
            </w:rPrChange>
          </w:rPr>
          <w:delText xml:space="preserve"> </w:delText>
        </w:r>
        <w:r w:rsidRPr="00684B76" w:rsidDel="00957B47">
          <w:rPr>
            <w:rFonts w:ascii="Montserrat" w:hAnsi="Montserrat" w:cs="Arial"/>
            <w:bCs/>
            <w:rPrChange w:id="722" w:author="Angelica Rodriguez Ortega" w:date="2023-03-21T19:01:00Z">
              <w:rPr>
                <w:rFonts w:ascii="Montserrat" w:hAnsi="Montserrat" w:cs="Arial"/>
                <w:bCs/>
                <w:sz w:val="20"/>
                <w:szCs w:val="20"/>
              </w:rPr>
            </w:rPrChange>
          </w:rPr>
          <w:delText>el</w:delText>
        </w:r>
        <w:r w:rsidRPr="00684B76" w:rsidDel="00957B47">
          <w:rPr>
            <w:rFonts w:ascii="Montserrat" w:hAnsi="Montserrat" w:cs="Arial"/>
            <w:bCs/>
            <w:spacing w:val="-8"/>
            <w:rPrChange w:id="723" w:author="Angelica Rodriguez Ortega" w:date="2023-03-21T19:01:00Z">
              <w:rPr>
                <w:rFonts w:ascii="Montserrat" w:hAnsi="Montserrat" w:cs="Arial"/>
                <w:bCs/>
                <w:spacing w:val="-8"/>
                <w:sz w:val="20"/>
                <w:szCs w:val="20"/>
              </w:rPr>
            </w:rPrChange>
          </w:rPr>
          <w:delText xml:space="preserve"> </w:delText>
        </w:r>
        <w:r w:rsidRPr="00684B76" w:rsidDel="00957B47">
          <w:rPr>
            <w:rFonts w:ascii="Montserrat" w:hAnsi="Montserrat" w:cs="Arial"/>
            <w:bCs/>
            <w:rPrChange w:id="724" w:author="Angelica Rodriguez Ortega" w:date="2023-03-21T19:01:00Z">
              <w:rPr>
                <w:rFonts w:ascii="Montserrat" w:hAnsi="Montserrat" w:cs="Arial"/>
                <w:bCs/>
                <w:sz w:val="20"/>
                <w:szCs w:val="20"/>
              </w:rPr>
            </w:rPrChange>
          </w:rPr>
          <w:delText>cual</w:delText>
        </w:r>
        <w:r w:rsidRPr="00684B76" w:rsidDel="00957B47">
          <w:rPr>
            <w:rFonts w:ascii="Montserrat" w:hAnsi="Montserrat" w:cs="Arial"/>
            <w:bCs/>
            <w:spacing w:val="-6"/>
            <w:rPrChange w:id="725" w:author="Angelica Rodriguez Ortega" w:date="2023-03-21T19:01:00Z">
              <w:rPr>
                <w:rFonts w:ascii="Montserrat" w:hAnsi="Montserrat" w:cs="Arial"/>
                <w:bCs/>
                <w:spacing w:val="-6"/>
                <w:sz w:val="20"/>
                <w:szCs w:val="20"/>
              </w:rPr>
            </w:rPrChange>
          </w:rPr>
          <w:delText xml:space="preserve"> </w:delText>
        </w:r>
        <w:r w:rsidRPr="00684B76" w:rsidDel="00957B47">
          <w:rPr>
            <w:rFonts w:ascii="Montserrat" w:hAnsi="Montserrat" w:cs="Arial"/>
            <w:bCs/>
            <w:rPrChange w:id="726" w:author="Angelica Rodriguez Ortega" w:date="2023-03-21T19:01:00Z">
              <w:rPr>
                <w:rFonts w:ascii="Montserrat" w:hAnsi="Montserrat" w:cs="Arial"/>
                <w:bCs/>
                <w:sz w:val="20"/>
                <w:szCs w:val="20"/>
              </w:rPr>
            </w:rPrChange>
          </w:rPr>
          <w:delText>una</w:delText>
        </w:r>
        <w:r w:rsidRPr="00684B76" w:rsidDel="00957B47">
          <w:rPr>
            <w:rFonts w:ascii="Montserrat" w:hAnsi="Montserrat" w:cs="Arial"/>
            <w:bCs/>
            <w:spacing w:val="-4"/>
            <w:rPrChange w:id="727" w:author="Angelica Rodriguez Ortega" w:date="2023-03-21T19:01:00Z">
              <w:rPr>
                <w:rFonts w:ascii="Montserrat" w:hAnsi="Montserrat" w:cs="Arial"/>
                <w:bCs/>
                <w:spacing w:val="-4"/>
                <w:sz w:val="20"/>
                <w:szCs w:val="20"/>
              </w:rPr>
            </w:rPrChange>
          </w:rPr>
          <w:delText xml:space="preserve"> </w:delText>
        </w:r>
        <w:r w:rsidRPr="00684B76" w:rsidDel="00957B47">
          <w:rPr>
            <w:rFonts w:ascii="Montserrat" w:hAnsi="Montserrat" w:cs="Arial"/>
            <w:bCs/>
            <w:rPrChange w:id="728" w:author="Angelica Rodriguez Ortega" w:date="2023-03-21T19:01:00Z">
              <w:rPr>
                <w:rFonts w:ascii="Montserrat" w:hAnsi="Montserrat" w:cs="Arial"/>
                <w:bCs/>
                <w:sz w:val="20"/>
                <w:szCs w:val="20"/>
              </w:rPr>
            </w:rPrChange>
          </w:rPr>
          <w:delText>vez proporcionada</w:delText>
        </w:r>
        <w:r w:rsidRPr="00684B76" w:rsidDel="00957B47">
          <w:rPr>
            <w:rFonts w:ascii="Montserrat" w:hAnsi="Montserrat" w:cs="Arial"/>
            <w:bCs/>
            <w:spacing w:val="-5"/>
            <w:rPrChange w:id="729" w:author="Angelica Rodriguez Ortega" w:date="2023-03-21T19:01:00Z">
              <w:rPr>
                <w:rFonts w:ascii="Montserrat" w:hAnsi="Montserrat" w:cs="Arial"/>
                <w:bCs/>
                <w:spacing w:val="-5"/>
                <w:sz w:val="20"/>
                <w:szCs w:val="20"/>
              </w:rPr>
            </w:rPrChange>
          </w:rPr>
          <w:delText xml:space="preserve"> </w:delText>
        </w:r>
        <w:r w:rsidRPr="00684B76" w:rsidDel="00957B47">
          <w:rPr>
            <w:rFonts w:ascii="Montserrat" w:hAnsi="Montserrat" w:cs="Arial"/>
            <w:bCs/>
            <w:rPrChange w:id="730" w:author="Angelica Rodriguez Ortega" w:date="2023-03-21T19:01:00Z">
              <w:rPr>
                <w:rFonts w:ascii="Montserrat" w:hAnsi="Montserrat" w:cs="Arial"/>
                <w:bCs/>
                <w:sz w:val="20"/>
                <w:szCs w:val="20"/>
              </w:rPr>
            </w:rPrChange>
          </w:rPr>
          <w:delText>la</w:delText>
        </w:r>
        <w:r w:rsidRPr="00684B76" w:rsidDel="00957B47">
          <w:rPr>
            <w:rFonts w:ascii="Montserrat" w:hAnsi="Montserrat" w:cs="Arial"/>
            <w:bCs/>
            <w:spacing w:val="-5"/>
            <w:rPrChange w:id="731" w:author="Angelica Rodriguez Ortega" w:date="2023-03-21T19:01:00Z">
              <w:rPr>
                <w:rFonts w:ascii="Montserrat" w:hAnsi="Montserrat" w:cs="Arial"/>
                <w:bCs/>
                <w:spacing w:val="-5"/>
                <w:sz w:val="20"/>
                <w:szCs w:val="20"/>
              </w:rPr>
            </w:rPrChange>
          </w:rPr>
          <w:delText xml:space="preserve"> </w:delText>
        </w:r>
        <w:r w:rsidRPr="00684B76" w:rsidDel="00957B47">
          <w:rPr>
            <w:rFonts w:ascii="Montserrat" w:hAnsi="Montserrat" w:cs="Arial"/>
            <w:bCs/>
            <w:rPrChange w:id="732" w:author="Angelica Rodriguez Ortega" w:date="2023-03-21T19:01:00Z">
              <w:rPr>
                <w:rFonts w:ascii="Montserrat" w:hAnsi="Montserrat" w:cs="Arial"/>
                <w:bCs/>
                <w:sz w:val="20"/>
                <w:szCs w:val="20"/>
              </w:rPr>
            </w:rPrChange>
          </w:rPr>
          <w:delText>atención</w:delText>
        </w:r>
        <w:r w:rsidRPr="00684B76" w:rsidDel="00957B47">
          <w:rPr>
            <w:rFonts w:ascii="Montserrat" w:hAnsi="Montserrat" w:cs="Arial"/>
            <w:bCs/>
            <w:spacing w:val="-3"/>
            <w:rPrChange w:id="733" w:author="Angelica Rodriguez Ortega" w:date="2023-03-21T19:01:00Z">
              <w:rPr>
                <w:rFonts w:ascii="Montserrat" w:hAnsi="Montserrat" w:cs="Arial"/>
                <w:bCs/>
                <w:spacing w:val="-3"/>
                <w:sz w:val="20"/>
                <w:szCs w:val="20"/>
              </w:rPr>
            </w:rPrChange>
          </w:rPr>
          <w:delText xml:space="preserve"> </w:delText>
        </w:r>
        <w:r w:rsidRPr="00684B76" w:rsidDel="00957B47">
          <w:rPr>
            <w:rFonts w:ascii="Montserrat" w:hAnsi="Montserrat" w:cs="Arial"/>
            <w:bCs/>
            <w:rPrChange w:id="734" w:author="Angelica Rodriguez Ortega" w:date="2023-03-21T19:01:00Z">
              <w:rPr>
                <w:rFonts w:ascii="Montserrat" w:hAnsi="Montserrat" w:cs="Arial"/>
                <w:bCs/>
                <w:sz w:val="20"/>
                <w:szCs w:val="20"/>
              </w:rPr>
            </w:rPrChange>
          </w:rPr>
          <w:delText>médica</w:delText>
        </w:r>
        <w:r w:rsidRPr="00684B76" w:rsidDel="00957B47">
          <w:rPr>
            <w:rFonts w:ascii="Montserrat" w:hAnsi="Montserrat" w:cs="Arial"/>
            <w:bCs/>
            <w:spacing w:val="-6"/>
            <w:rPrChange w:id="735" w:author="Angelica Rodriguez Ortega" w:date="2023-03-21T19:01:00Z">
              <w:rPr>
                <w:rFonts w:ascii="Montserrat" w:hAnsi="Montserrat" w:cs="Arial"/>
                <w:bCs/>
                <w:spacing w:val="-6"/>
                <w:sz w:val="20"/>
                <w:szCs w:val="20"/>
              </w:rPr>
            </w:rPrChange>
          </w:rPr>
          <w:delText xml:space="preserve"> </w:delText>
        </w:r>
        <w:r w:rsidRPr="00684B76" w:rsidDel="00957B47">
          <w:rPr>
            <w:rFonts w:ascii="Montserrat" w:hAnsi="Montserrat" w:cs="Arial"/>
            <w:bCs/>
            <w:rPrChange w:id="736" w:author="Angelica Rodriguez Ortega" w:date="2023-03-21T19:01:00Z">
              <w:rPr>
                <w:rFonts w:ascii="Montserrat" w:hAnsi="Montserrat" w:cs="Arial"/>
                <w:bCs/>
                <w:sz w:val="20"/>
                <w:szCs w:val="20"/>
              </w:rPr>
            </w:rPrChange>
          </w:rPr>
          <w:delText>especializada</w:delText>
        </w:r>
        <w:r w:rsidRPr="00684B76" w:rsidDel="00957B47">
          <w:rPr>
            <w:rFonts w:ascii="Montserrat" w:hAnsi="Montserrat" w:cs="Arial"/>
            <w:bCs/>
            <w:spacing w:val="-7"/>
            <w:rPrChange w:id="737" w:author="Angelica Rodriguez Ortega" w:date="2023-03-21T19:01:00Z">
              <w:rPr>
                <w:rFonts w:ascii="Montserrat" w:hAnsi="Montserrat" w:cs="Arial"/>
                <w:bCs/>
                <w:spacing w:val="-7"/>
                <w:sz w:val="20"/>
                <w:szCs w:val="20"/>
              </w:rPr>
            </w:rPrChange>
          </w:rPr>
          <w:delText xml:space="preserve"> </w:delText>
        </w:r>
        <w:r w:rsidR="008C311D" w:rsidRPr="00684B76" w:rsidDel="00957B47">
          <w:rPr>
            <w:rFonts w:ascii="Montserrat" w:hAnsi="Montserrat" w:cs="Arial"/>
            <w:bCs/>
            <w:rPrChange w:id="738" w:author="Angelica Rodriguez Ortega" w:date="2023-03-21T19:01:00Z">
              <w:rPr>
                <w:rFonts w:ascii="Montserrat" w:hAnsi="Montserrat" w:cs="Arial"/>
                <w:bCs/>
                <w:sz w:val="20"/>
                <w:szCs w:val="20"/>
              </w:rPr>
            </w:rPrChange>
          </w:rPr>
          <w:delText>de</w:delText>
        </w:r>
        <w:r w:rsidRPr="00684B76" w:rsidDel="00957B47">
          <w:rPr>
            <w:rFonts w:ascii="Montserrat" w:hAnsi="Montserrat" w:cs="Arial"/>
            <w:bCs/>
            <w:spacing w:val="-4"/>
            <w:rPrChange w:id="739" w:author="Angelica Rodriguez Ortega" w:date="2023-03-21T19:01:00Z">
              <w:rPr>
                <w:rFonts w:ascii="Montserrat" w:hAnsi="Montserrat" w:cs="Arial"/>
                <w:bCs/>
                <w:spacing w:val="-4"/>
                <w:sz w:val="20"/>
                <w:szCs w:val="20"/>
              </w:rPr>
            </w:rPrChange>
          </w:rPr>
          <w:delText xml:space="preserve"> </w:delText>
        </w:r>
        <w:r w:rsidRPr="00684B76" w:rsidDel="00957B47">
          <w:rPr>
            <w:rFonts w:ascii="Montserrat" w:hAnsi="Montserrat" w:cs="Arial"/>
            <w:bCs/>
            <w:rPrChange w:id="740" w:author="Angelica Rodriguez Ortega" w:date="2023-03-21T19:01:00Z">
              <w:rPr>
                <w:rFonts w:ascii="Montserrat" w:hAnsi="Montserrat" w:cs="Arial"/>
                <w:bCs/>
                <w:sz w:val="20"/>
                <w:szCs w:val="20"/>
              </w:rPr>
            </w:rPrChange>
          </w:rPr>
          <w:delText>los</w:delText>
        </w:r>
        <w:r w:rsidRPr="00684B76" w:rsidDel="00957B47">
          <w:rPr>
            <w:rFonts w:ascii="Montserrat" w:hAnsi="Montserrat" w:cs="Arial"/>
            <w:bCs/>
            <w:spacing w:val="-5"/>
            <w:rPrChange w:id="741" w:author="Angelica Rodriguez Ortega" w:date="2023-03-21T19:01:00Z">
              <w:rPr>
                <w:rFonts w:ascii="Montserrat" w:hAnsi="Montserrat" w:cs="Arial"/>
                <w:bCs/>
                <w:spacing w:val="-5"/>
                <w:sz w:val="20"/>
                <w:szCs w:val="20"/>
              </w:rPr>
            </w:rPrChange>
          </w:rPr>
          <w:delText xml:space="preserve"> </w:delText>
        </w:r>
        <w:r w:rsidRPr="00684B76" w:rsidDel="00957B47">
          <w:rPr>
            <w:rFonts w:ascii="Montserrat" w:hAnsi="Montserrat" w:cs="Arial"/>
            <w:bCs/>
            <w:rPrChange w:id="742" w:author="Angelica Rodriguez Ortega" w:date="2023-03-21T19:01:00Z">
              <w:rPr>
                <w:rFonts w:ascii="Montserrat" w:hAnsi="Montserrat" w:cs="Arial"/>
                <w:bCs/>
                <w:sz w:val="20"/>
                <w:szCs w:val="20"/>
              </w:rPr>
            </w:rPrChange>
          </w:rPr>
          <w:delText xml:space="preserve">servicios auxiliares de diagnóstico </w:delText>
        </w:r>
        <w:r w:rsidR="004835B1" w:rsidRPr="00684B76" w:rsidDel="00957B47">
          <w:rPr>
            <w:rFonts w:ascii="Montserrat" w:hAnsi="Montserrat" w:cs="Arial"/>
            <w:bCs/>
            <w:rPrChange w:id="743" w:author="Angelica Rodriguez Ortega" w:date="2023-03-21T19:01:00Z">
              <w:rPr>
                <w:rFonts w:ascii="Montserrat" w:hAnsi="Montserrat" w:cs="Arial"/>
                <w:bCs/>
                <w:sz w:val="20"/>
                <w:szCs w:val="20"/>
              </w:rPr>
            </w:rPrChange>
          </w:rPr>
          <w:delText>y</w:delText>
        </w:r>
        <w:r w:rsidR="008C311D" w:rsidRPr="00684B76" w:rsidDel="00957B47">
          <w:rPr>
            <w:rFonts w:ascii="Montserrat" w:hAnsi="Montserrat" w:cs="Arial"/>
            <w:bCs/>
            <w:rPrChange w:id="744" w:author="Angelica Rodriguez Ortega" w:date="2023-03-21T19:01:00Z">
              <w:rPr>
                <w:rFonts w:ascii="Montserrat" w:hAnsi="Montserrat" w:cs="Arial"/>
                <w:bCs/>
                <w:sz w:val="20"/>
                <w:szCs w:val="20"/>
              </w:rPr>
            </w:rPrChange>
          </w:rPr>
          <w:delText xml:space="preserve"> tratamiento</w:delText>
        </w:r>
        <w:r w:rsidRPr="00684B76" w:rsidDel="00957B47">
          <w:rPr>
            <w:rFonts w:ascii="Montserrat" w:hAnsi="Montserrat" w:cs="Arial"/>
            <w:bCs/>
            <w:rPrChange w:id="745" w:author="Angelica Rodriguez Ortega" w:date="2023-03-21T19:01:00Z">
              <w:rPr>
                <w:rFonts w:ascii="Montserrat" w:hAnsi="Montserrat" w:cs="Arial"/>
                <w:bCs/>
                <w:sz w:val="20"/>
                <w:szCs w:val="20"/>
              </w:rPr>
            </w:rPrChange>
          </w:rPr>
          <w:delText>, las</w:delText>
        </w:r>
        <w:r w:rsidRPr="00684B76" w:rsidDel="00957B47">
          <w:rPr>
            <w:rFonts w:ascii="Montserrat" w:hAnsi="Montserrat" w:cs="Arial"/>
            <w:bCs/>
            <w:spacing w:val="-45"/>
            <w:rPrChange w:id="746" w:author="Angelica Rodriguez Ortega" w:date="2023-03-21T19:01:00Z">
              <w:rPr>
                <w:rFonts w:ascii="Montserrat" w:hAnsi="Montserrat" w:cs="Arial"/>
                <w:bCs/>
                <w:spacing w:val="-45"/>
                <w:sz w:val="20"/>
                <w:szCs w:val="20"/>
              </w:rPr>
            </w:rPrChange>
          </w:rPr>
          <w:delText xml:space="preserve"> </w:delText>
        </w:r>
        <w:r w:rsidR="008C311D" w:rsidRPr="00684B76" w:rsidDel="00957B47">
          <w:rPr>
            <w:rFonts w:ascii="Montserrat" w:hAnsi="Montserrat" w:cs="Arial"/>
            <w:bCs/>
            <w:spacing w:val="-45"/>
            <w:rPrChange w:id="747" w:author="Angelica Rodriguez Ortega" w:date="2023-03-21T19:01:00Z">
              <w:rPr>
                <w:rFonts w:ascii="Montserrat" w:hAnsi="Montserrat" w:cs="Arial"/>
                <w:bCs/>
                <w:spacing w:val="-45"/>
                <w:sz w:val="20"/>
                <w:szCs w:val="20"/>
              </w:rPr>
            </w:rPrChange>
          </w:rPr>
          <w:delText xml:space="preserve">      </w:delText>
        </w:r>
        <w:r w:rsidRPr="00684B76" w:rsidDel="00957B47">
          <w:rPr>
            <w:rFonts w:ascii="Montserrat" w:hAnsi="Montserrat" w:cs="Arial"/>
            <w:bCs/>
            <w:rPrChange w:id="748" w:author="Angelica Rodriguez Ortega" w:date="2023-03-21T19:01:00Z">
              <w:rPr>
                <w:rFonts w:ascii="Montserrat" w:hAnsi="Montserrat" w:cs="Arial"/>
                <w:bCs/>
                <w:sz w:val="20"/>
                <w:szCs w:val="20"/>
              </w:rPr>
            </w:rPrChange>
          </w:rPr>
          <w:delText>Unidades Médicas de segundo o tercer nivel, regresan al paciente a</w:delText>
        </w:r>
        <w:r w:rsidRPr="00684B76" w:rsidDel="00957B47">
          <w:rPr>
            <w:rFonts w:ascii="Montserrat" w:hAnsi="Montserrat" w:cs="Arial"/>
            <w:bCs/>
            <w:spacing w:val="1"/>
            <w:rPrChange w:id="749"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50" w:author="Angelica Rodriguez Ortega" w:date="2023-03-21T19:01:00Z">
              <w:rPr>
                <w:rFonts w:ascii="Montserrat" w:hAnsi="Montserrat" w:cs="Arial"/>
                <w:bCs/>
                <w:sz w:val="20"/>
                <w:szCs w:val="20"/>
              </w:rPr>
            </w:rPrChange>
          </w:rPr>
          <w:delText>la</w:delText>
        </w:r>
        <w:r w:rsidRPr="00684B76" w:rsidDel="00957B47">
          <w:rPr>
            <w:rFonts w:ascii="Montserrat" w:hAnsi="Montserrat" w:cs="Arial"/>
            <w:bCs/>
            <w:spacing w:val="1"/>
            <w:rPrChange w:id="751"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52" w:author="Angelica Rodriguez Ortega" w:date="2023-03-21T19:01:00Z">
              <w:rPr>
                <w:rFonts w:ascii="Montserrat" w:hAnsi="Montserrat" w:cs="Arial"/>
                <w:bCs/>
                <w:sz w:val="20"/>
                <w:szCs w:val="20"/>
              </w:rPr>
            </w:rPrChange>
          </w:rPr>
          <w:delText>unidad</w:delText>
        </w:r>
        <w:r w:rsidRPr="00684B76" w:rsidDel="00957B47">
          <w:rPr>
            <w:rFonts w:ascii="Montserrat" w:hAnsi="Montserrat" w:cs="Arial"/>
            <w:bCs/>
            <w:spacing w:val="1"/>
            <w:rPrChange w:id="753" w:author="Angelica Rodriguez Ortega" w:date="2023-03-21T19:01:00Z">
              <w:rPr>
                <w:rFonts w:ascii="Montserrat" w:hAnsi="Montserrat" w:cs="Arial"/>
                <w:bCs/>
                <w:spacing w:val="1"/>
                <w:sz w:val="20"/>
                <w:szCs w:val="20"/>
              </w:rPr>
            </w:rPrChange>
          </w:rPr>
          <w:delText xml:space="preserve"> de adscripción</w:delText>
        </w:r>
        <w:r w:rsidRPr="00684B76" w:rsidDel="00957B47">
          <w:rPr>
            <w:rFonts w:ascii="Montserrat" w:hAnsi="Montserrat" w:cs="Arial"/>
            <w:bCs/>
            <w:rPrChange w:id="754" w:author="Angelica Rodriguez Ortega" w:date="2023-03-21T19:01:00Z">
              <w:rPr>
                <w:rFonts w:ascii="Montserrat" w:hAnsi="Montserrat" w:cs="Arial"/>
                <w:bCs/>
                <w:sz w:val="20"/>
                <w:szCs w:val="20"/>
              </w:rPr>
            </w:rPrChange>
          </w:rPr>
          <w:delText>, con</w:delText>
        </w:r>
        <w:r w:rsidRPr="00684B76" w:rsidDel="00957B47">
          <w:rPr>
            <w:rFonts w:ascii="Montserrat" w:hAnsi="Montserrat" w:cs="Arial"/>
            <w:bCs/>
            <w:spacing w:val="1"/>
            <w:rPrChange w:id="755"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56" w:author="Angelica Rodriguez Ortega" w:date="2023-03-21T19:01:00Z">
              <w:rPr>
                <w:rFonts w:ascii="Montserrat" w:hAnsi="Montserrat" w:cs="Arial"/>
                <w:bCs/>
                <w:sz w:val="20"/>
                <w:szCs w:val="20"/>
              </w:rPr>
            </w:rPrChange>
          </w:rPr>
          <w:delText>el</w:delText>
        </w:r>
        <w:r w:rsidRPr="00684B76" w:rsidDel="00957B47">
          <w:rPr>
            <w:rFonts w:ascii="Montserrat" w:hAnsi="Montserrat" w:cs="Arial"/>
            <w:bCs/>
            <w:spacing w:val="1"/>
            <w:rPrChange w:id="757"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58" w:author="Angelica Rodriguez Ortega" w:date="2023-03-21T19:01:00Z">
              <w:rPr>
                <w:rFonts w:ascii="Montserrat" w:hAnsi="Montserrat" w:cs="Arial"/>
                <w:bCs/>
                <w:sz w:val="20"/>
                <w:szCs w:val="20"/>
              </w:rPr>
            </w:rPrChange>
          </w:rPr>
          <w:delText>fin</w:delText>
        </w:r>
        <w:r w:rsidRPr="00684B76" w:rsidDel="00957B47">
          <w:rPr>
            <w:rFonts w:ascii="Montserrat" w:hAnsi="Montserrat" w:cs="Arial"/>
            <w:bCs/>
            <w:spacing w:val="1"/>
            <w:rPrChange w:id="759"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60" w:author="Angelica Rodriguez Ortega" w:date="2023-03-21T19:01:00Z">
              <w:rPr>
                <w:rFonts w:ascii="Montserrat" w:hAnsi="Montserrat" w:cs="Arial"/>
                <w:bCs/>
                <w:sz w:val="20"/>
                <w:szCs w:val="20"/>
              </w:rPr>
            </w:rPrChange>
          </w:rPr>
          <w:delText>de</w:delText>
        </w:r>
        <w:r w:rsidRPr="00684B76" w:rsidDel="00957B47">
          <w:rPr>
            <w:rFonts w:ascii="Montserrat" w:hAnsi="Montserrat" w:cs="Arial"/>
            <w:bCs/>
            <w:spacing w:val="1"/>
            <w:rPrChange w:id="761"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62" w:author="Angelica Rodriguez Ortega" w:date="2023-03-21T19:01:00Z">
              <w:rPr>
                <w:rFonts w:ascii="Montserrat" w:hAnsi="Montserrat" w:cs="Arial"/>
                <w:bCs/>
                <w:sz w:val="20"/>
                <w:szCs w:val="20"/>
              </w:rPr>
            </w:rPrChange>
          </w:rPr>
          <w:delText>que</w:delText>
        </w:r>
        <w:r w:rsidRPr="00684B76" w:rsidDel="00957B47">
          <w:rPr>
            <w:rFonts w:ascii="Montserrat" w:hAnsi="Montserrat" w:cs="Arial"/>
            <w:bCs/>
            <w:spacing w:val="1"/>
            <w:rPrChange w:id="763"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64" w:author="Angelica Rodriguez Ortega" w:date="2023-03-21T19:01:00Z">
              <w:rPr>
                <w:rFonts w:ascii="Montserrat" w:hAnsi="Montserrat" w:cs="Arial"/>
                <w:bCs/>
                <w:sz w:val="20"/>
                <w:szCs w:val="20"/>
              </w:rPr>
            </w:rPrChange>
          </w:rPr>
          <w:delText>realice</w:delText>
        </w:r>
        <w:r w:rsidRPr="00684B76" w:rsidDel="00957B47">
          <w:rPr>
            <w:rFonts w:ascii="Montserrat" w:hAnsi="Montserrat" w:cs="Arial"/>
            <w:bCs/>
            <w:spacing w:val="1"/>
            <w:rPrChange w:id="765"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66" w:author="Angelica Rodriguez Ortega" w:date="2023-03-21T19:01:00Z">
              <w:rPr>
                <w:rFonts w:ascii="Montserrat" w:hAnsi="Montserrat" w:cs="Arial"/>
                <w:bCs/>
                <w:sz w:val="20"/>
                <w:szCs w:val="20"/>
              </w:rPr>
            </w:rPrChange>
          </w:rPr>
          <w:delText>el</w:delText>
        </w:r>
        <w:r w:rsidRPr="00684B76" w:rsidDel="00957B47">
          <w:rPr>
            <w:rFonts w:ascii="Montserrat" w:hAnsi="Montserrat" w:cs="Arial"/>
            <w:bCs/>
            <w:spacing w:val="1"/>
            <w:rPrChange w:id="767"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68" w:author="Angelica Rodriguez Ortega" w:date="2023-03-21T19:01:00Z">
              <w:rPr>
                <w:rFonts w:ascii="Montserrat" w:hAnsi="Montserrat" w:cs="Arial"/>
                <w:bCs/>
                <w:sz w:val="20"/>
                <w:szCs w:val="20"/>
              </w:rPr>
            </w:rPrChange>
          </w:rPr>
          <w:delText>control</w:delText>
        </w:r>
        <w:r w:rsidRPr="00684B76" w:rsidDel="00957B47">
          <w:rPr>
            <w:rFonts w:ascii="Montserrat" w:hAnsi="Montserrat" w:cs="Arial"/>
            <w:bCs/>
            <w:spacing w:val="1"/>
            <w:rPrChange w:id="769"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70" w:author="Angelica Rodriguez Ortega" w:date="2023-03-21T19:01:00Z">
              <w:rPr>
                <w:rFonts w:ascii="Montserrat" w:hAnsi="Montserrat" w:cs="Arial"/>
                <w:bCs/>
                <w:sz w:val="20"/>
                <w:szCs w:val="20"/>
              </w:rPr>
            </w:rPrChange>
          </w:rPr>
          <w:delText>o</w:delText>
        </w:r>
        <w:r w:rsidRPr="00684B76" w:rsidDel="00957B47">
          <w:rPr>
            <w:rFonts w:ascii="Montserrat" w:hAnsi="Montserrat" w:cs="Arial"/>
            <w:bCs/>
            <w:spacing w:val="1"/>
            <w:rPrChange w:id="771" w:author="Angelica Rodriguez Ortega" w:date="2023-03-21T19:01:00Z">
              <w:rPr>
                <w:rFonts w:ascii="Montserrat" w:hAnsi="Montserrat" w:cs="Arial"/>
                <w:bCs/>
                <w:spacing w:val="1"/>
                <w:sz w:val="20"/>
                <w:szCs w:val="20"/>
              </w:rPr>
            </w:rPrChange>
          </w:rPr>
          <w:delText xml:space="preserve"> </w:delText>
        </w:r>
        <w:r w:rsidRPr="00684B76" w:rsidDel="00957B47">
          <w:rPr>
            <w:rFonts w:ascii="Montserrat" w:hAnsi="Montserrat" w:cs="Arial"/>
            <w:bCs/>
            <w:rPrChange w:id="772" w:author="Angelica Rodriguez Ortega" w:date="2023-03-21T19:01:00Z">
              <w:rPr>
                <w:rFonts w:ascii="Montserrat" w:hAnsi="Montserrat" w:cs="Arial"/>
                <w:bCs/>
                <w:sz w:val="20"/>
                <w:szCs w:val="20"/>
              </w:rPr>
            </w:rPrChange>
          </w:rPr>
          <w:delText>seguimiento</w:delText>
        </w:r>
        <w:r w:rsidRPr="00684B76" w:rsidDel="00957B47">
          <w:rPr>
            <w:rFonts w:ascii="Montserrat" w:hAnsi="Montserrat" w:cs="Arial"/>
            <w:bCs/>
            <w:spacing w:val="-5"/>
            <w:rPrChange w:id="773" w:author="Angelica Rodriguez Ortega" w:date="2023-03-21T19:01:00Z">
              <w:rPr>
                <w:rFonts w:ascii="Montserrat" w:hAnsi="Montserrat" w:cs="Arial"/>
                <w:bCs/>
                <w:spacing w:val="-5"/>
                <w:sz w:val="20"/>
                <w:szCs w:val="20"/>
              </w:rPr>
            </w:rPrChange>
          </w:rPr>
          <w:delText xml:space="preserve"> </w:delText>
        </w:r>
        <w:r w:rsidRPr="00684B76" w:rsidDel="00957B47">
          <w:rPr>
            <w:rFonts w:ascii="Montserrat" w:hAnsi="Montserrat" w:cs="Arial"/>
            <w:bCs/>
            <w:rPrChange w:id="774" w:author="Angelica Rodriguez Ortega" w:date="2023-03-21T19:01:00Z">
              <w:rPr>
                <w:rFonts w:ascii="Montserrat" w:hAnsi="Montserrat" w:cs="Arial"/>
                <w:bCs/>
                <w:sz w:val="20"/>
                <w:szCs w:val="20"/>
              </w:rPr>
            </w:rPrChange>
          </w:rPr>
          <w:delText>necesario.</w:delText>
        </w:r>
      </w:del>
    </w:p>
    <w:p w14:paraId="07469F00" w14:textId="6ABF6646" w:rsidR="0090016C" w:rsidRPr="00684B76" w:rsidDel="00957B47" w:rsidRDefault="0090016C">
      <w:pPr>
        <w:jc w:val="both"/>
        <w:rPr>
          <w:del w:id="775" w:author="Angelica Rodriguez Ortega" w:date="2023-03-21T16:48:00Z"/>
          <w:rFonts w:ascii="Montserrat" w:eastAsia="Calibri" w:hAnsi="Montserrat" w:cs="Arial"/>
          <w:rPrChange w:id="776" w:author="Angelica Rodriguez Ortega" w:date="2023-03-21T19:01:00Z">
            <w:rPr>
              <w:del w:id="777" w:author="Angelica Rodriguez Ortega" w:date="2023-03-21T16:48:00Z"/>
              <w:rFonts w:ascii="Montserrat" w:eastAsia="Calibri" w:hAnsi="Montserrat" w:cs="Arial"/>
              <w:sz w:val="20"/>
              <w:szCs w:val="20"/>
            </w:rPr>
          </w:rPrChange>
        </w:rPr>
        <w:pPrChange w:id="778" w:author="Angelica Rodriguez Ortega" w:date="2023-03-21T17:14:00Z">
          <w:pPr>
            <w:pStyle w:val="Prrafodelista"/>
          </w:pPr>
        </w:pPrChange>
      </w:pPr>
    </w:p>
    <w:p w14:paraId="3B4E6C83" w14:textId="2E101F0C" w:rsidR="0090016C" w:rsidRPr="00684B76" w:rsidDel="00957B47" w:rsidRDefault="0090016C">
      <w:pPr>
        <w:jc w:val="both"/>
        <w:rPr>
          <w:del w:id="779" w:author="Angelica Rodriguez Ortega" w:date="2023-03-21T16:59:00Z"/>
          <w:rFonts w:ascii="Montserrat" w:eastAsia="Calibri" w:hAnsi="Montserrat" w:cs="Arial"/>
          <w:rPrChange w:id="780" w:author="Angelica Rodriguez Ortega" w:date="2023-03-21T19:01:00Z">
            <w:rPr>
              <w:del w:id="781" w:author="Angelica Rodriguez Ortega" w:date="2023-03-21T16:59:00Z"/>
              <w:rFonts w:ascii="Montserrat" w:eastAsia="Calibri" w:hAnsi="Montserrat" w:cs="Arial"/>
              <w:sz w:val="20"/>
              <w:szCs w:val="20"/>
            </w:rPr>
          </w:rPrChange>
        </w:rPr>
        <w:pPrChange w:id="782"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783" w:author="Angelica Rodriguez Ortega" w:date="2023-03-21T16:59:00Z">
        <w:r w:rsidRPr="00684B76" w:rsidDel="00957B47">
          <w:rPr>
            <w:rFonts w:ascii="Montserrat" w:hAnsi="Montserrat" w:cs="Arial"/>
            <w:b/>
            <w:rPrChange w:id="784" w:author="Angelica Rodriguez Ortega" w:date="2023-03-21T19:01:00Z">
              <w:rPr>
                <w:rFonts w:ascii="Montserrat" w:hAnsi="Montserrat" w:cs="Arial"/>
                <w:b/>
                <w:sz w:val="20"/>
                <w:szCs w:val="20"/>
              </w:rPr>
            </w:rPrChange>
          </w:rPr>
          <w:delText xml:space="preserve">Consulta de 1° </w:delText>
        </w:r>
        <w:r w:rsidR="001A5BCA" w:rsidRPr="00684B76" w:rsidDel="00957B47">
          <w:rPr>
            <w:rFonts w:ascii="Montserrat" w:hAnsi="Montserrat" w:cs="Arial"/>
            <w:b/>
            <w:rPrChange w:id="785" w:author="Angelica Rodriguez Ortega" w:date="2023-03-21T19:01:00Z">
              <w:rPr>
                <w:rFonts w:ascii="Montserrat" w:hAnsi="Montserrat" w:cs="Arial"/>
                <w:b/>
                <w:sz w:val="20"/>
                <w:szCs w:val="20"/>
              </w:rPr>
            </w:rPrChange>
          </w:rPr>
          <w:delText>v</w:delText>
        </w:r>
        <w:r w:rsidRPr="00684B76" w:rsidDel="00957B47">
          <w:rPr>
            <w:rFonts w:ascii="Montserrat" w:hAnsi="Montserrat" w:cs="Arial"/>
            <w:b/>
            <w:rPrChange w:id="786" w:author="Angelica Rodriguez Ortega" w:date="2023-03-21T19:01:00Z">
              <w:rPr>
                <w:rFonts w:ascii="Montserrat" w:hAnsi="Montserrat" w:cs="Arial"/>
                <w:b/>
                <w:sz w:val="20"/>
                <w:szCs w:val="20"/>
              </w:rPr>
            </w:rPrChange>
          </w:rPr>
          <w:delText xml:space="preserve">ez.- </w:delText>
        </w:r>
        <w:r w:rsidRPr="00684B76" w:rsidDel="00957B47">
          <w:rPr>
            <w:rFonts w:ascii="Montserrat" w:hAnsi="Montserrat" w:cs="Arial"/>
            <w:rPrChange w:id="787" w:author="Angelica Rodriguez Ortega" w:date="2023-03-21T19:01:00Z">
              <w:rPr>
                <w:rFonts w:ascii="Montserrat" w:hAnsi="Montserrat" w:cs="Arial"/>
                <w:sz w:val="20"/>
                <w:szCs w:val="20"/>
              </w:rPr>
            </w:rPrChange>
          </w:rPr>
          <w:delText xml:space="preserve">La consulta externa otorgada en Unidad Médica, paciente </w:delText>
        </w:r>
        <w:r w:rsidR="00260F14" w:rsidRPr="00684B76" w:rsidDel="00957B47">
          <w:rPr>
            <w:rFonts w:ascii="Montserrat" w:hAnsi="Montserrat" w:cs="Arial"/>
            <w:rPrChange w:id="788" w:author="Angelica Rodriguez Ortega" w:date="2023-03-21T19:01:00Z">
              <w:rPr>
                <w:rFonts w:ascii="Montserrat" w:hAnsi="Montserrat" w:cs="Arial"/>
                <w:sz w:val="20"/>
                <w:szCs w:val="20"/>
              </w:rPr>
            </w:rPrChange>
          </w:rPr>
          <w:delText>externo</w:delText>
        </w:r>
        <w:r w:rsidRPr="00684B76" w:rsidDel="00957B47">
          <w:rPr>
            <w:rFonts w:ascii="Montserrat" w:hAnsi="Montserrat" w:cs="Arial"/>
            <w:rPrChange w:id="789" w:author="Angelica Rodriguez Ortega" w:date="2023-03-21T19:01:00Z">
              <w:rPr>
                <w:rFonts w:ascii="Montserrat" w:hAnsi="Montserrat" w:cs="Arial"/>
                <w:sz w:val="20"/>
                <w:szCs w:val="20"/>
              </w:rPr>
            </w:rPrChange>
          </w:rPr>
          <w:delText xml:space="preserve"> en quien se diagn</w:delText>
        </w:r>
        <w:r w:rsidR="001A10BA" w:rsidRPr="00684B76" w:rsidDel="00957B47">
          <w:rPr>
            <w:rFonts w:ascii="Montserrat" w:hAnsi="Montserrat" w:cs="Arial"/>
            <w:rPrChange w:id="790" w:author="Angelica Rodriguez Ortega" w:date="2023-03-21T19:01:00Z">
              <w:rPr>
                <w:rFonts w:ascii="Montserrat" w:hAnsi="Montserrat" w:cs="Arial"/>
                <w:sz w:val="20"/>
                <w:szCs w:val="20"/>
              </w:rPr>
            </w:rPrChange>
          </w:rPr>
          <w:delText>ó</w:delText>
        </w:r>
        <w:r w:rsidRPr="00684B76" w:rsidDel="00957B47">
          <w:rPr>
            <w:rFonts w:ascii="Montserrat" w:hAnsi="Montserrat" w:cs="Arial"/>
            <w:rPrChange w:id="791" w:author="Angelica Rodriguez Ortega" w:date="2023-03-21T19:01:00Z">
              <w:rPr>
                <w:rFonts w:ascii="Montserrat" w:hAnsi="Montserrat" w:cs="Arial"/>
                <w:sz w:val="20"/>
                <w:szCs w:val="20"/>
              </w:rPr>
            </w:rPrChange>
          </w:rPr>
          <w:delText>stica una patología por primera vez en el año</w:delText>
        </w:r>
        <w:r w:rsidR="00260F14" w:rsidRPr="00684B76" w:rsidDel="00957B47">
          <w:rPr>
            <w:rFonts w:ascii="Montserrat" w:hAnsi="Montserrat" w:cs="Arial"/>
            <w:rPrChange w:id="792" w:author="Angelica Rodriguez Ortega" w:date="2023-03-21T19:01:00Z">
              <w:rPr>
                <w:rFonts w:ascii="Montserrat" w:hAnsi="Montserrat" w:cs="Arial"/>
                <w:sz w:val="20"/>
                <w:szCs w:val="20"/>
              </w:rPr>
            </w:rPrChange>
          </w:rPr>
          <w:delText xml:space="preserve"> en diferente especialidad</w:delText>
        </w:r>
        <w:r w:rsidR="00A95654" w:rsidRPr="00684B76" w:rsidDel="00957B47">
          <w:rPr>
            <w:rFonts w:ascii="Montserrat" w:hAnsi="Montserrat" w:cs="Arial"/>
            <w:rPrChange w:id="793" w:author="Angelica Rodriguez Ortega" w:date="2023-03-21T19:01:00Z">
              <w:rPr>
                <w:rFonts w:ascii="Montserrat" w:hAnsi="Montserrat" w:cs="Arial"/>
                <w:sz w:val="20"/>
                <w:szCs w:val="20"/>
              </w:rPr>
            </w:rPrChange>
          </w:rPr>
          <w:delText xml:space="preserve"> ya sea de forma presencial o por telemedicin</w:delText>
        </w:r>
        <w:r w:rsidR="00424135" w:rsidRPr="00684B76" w:rsidDel="00957B47">
          <w:rPr>
            <w:rFonts w:ascii="Montserrat" w:hAnsi="Montserrat" w:cs="Arial"/>
            <w:rPrChange w:id="794" w:author="Angelica Rodriguez Ortega" w:date="2023-03-21T19:01:00Z">
              <w:rPr>
                <w:rFonts w:ascii="Montserrat" w:hAnsi="Montserrat" w:cs="Arial"/>
                <w:sz w:val="20"/>
                <w:szCs w:val="20"/>
              </w:rPr>
            </w:rPrChange>
          </w:rPr>
          <w:delText>a</w:delText>
        </w:r>
        <w:r w:rsidR="00A95654" w:rsidRPr="00684B76" w:rsidDel="00957B47">
          <w:rPr>
            <w:rFonts w:ascii="Montserrat" w:hAnsi="Montserrat" w:cs="Arial"/>
            <w:rPrChange w:id="795" w:author="Angelica Rodriguez Ortega" w:date="2023-03-21T19:01:00Z">
              <w:rPr>
                <w:rFonts w:ascii="Montserrat" w:hAnsi="Montserrat" w:cs="Arial"/>
                <w:sz w:val="20"/>
                <w:szCs w:val="20"/>
              </w:rPr>
            </w:rPrChange>
          </w:rPr>
          <w:delText xml:space="preserve"> con el mismo especialista</w:delText>
        </w:r>
        <w:r w:rsidR="00424135" w:rsidRPr="00684B76" w:rsidDel="00957B47">
          <w:rPr>
            <w:rFonts w:ascii="Montserrat" w:hAnsi="Montserrat" w:cs="Arial"/>
            <w:rPrChange w:id="796" w:author="Angelica Rodriguez Ortega" w:date="2023-03-21T19:01:00Z">
              <w:rPr>
                <w:rFonts w:ascii="Montserrat" w:hAnsi="Montserrat" w:cs="Arial"/>
                <w:sz w:val="20"/>
                <w:szCs w:val="20"/>
              </w:rPr>
            </w:rPrChange>
          </w:rPr>
          <w:delText xml:space="preserve"> y</w:delText>
        </w:r>
        <w:r w:rsidR="00260F14" w:rsidRPr="00684B76" w:rsidDel="00957B47">
          <w:rPr>
            <w:rFonts w:ascii="Montserrat" w:hAnsi="Montserrat" w:cs="Arial"/>
            <w:rPrChange w:id="797" w:author="Angelica Rodriguez Ortega" w:date="2023-03-21T19:01:00Z">
              <w:rPr>
                <w:rFonts w:ascii="Montserrat" w:hAnsi="Montserrat" w:cs="Arial"/>
                <w:sz w:val="20"/>
                <w:szCs w:val="20"/>
              </w:rPr>
            </w:rPrChange>
          </w:rPr>
          <w:delText xml:space="preserve"> que exista de </w:delText>
        </w:r>
      </w:del>
      <w:del w:id="798" w:author="Angelica Rodriguez Ortega" w:date="2023-03-13T18:51:00Z">
        <w:r w:rsidR="00260F14" w:rsidRPr="00684B76" w:rsidDel="00424135">
          <w:rPr>
            <w:rFonts w:ascii="Montserrat" w:hAnsi="Montserrat" w:cs="Arial"/>
            <w:rPrChange w:id="799" w:author="Angelica Rodriguez Ortega" w:date="2023-03-21T19:01:00Z">
              <w:rPr>
                <w:rFonts w:ascii="Montserrat" w:hAnsi="Montserrat" w:cs="Arial"/>
                <w:sz w:val="20"/>
                <w:szCs w:val="20"/>
              </w:rPr>
            </w:rPrChange>
          </w:rPr>
          <w:delText xml:space="preserve"> </w:delText>
        </w:r>
      </w:del>
      <w:del w:id="800" w:author="Angelica Rodriguez Ortega" w:date="2023-03-21T16:59:00Z">
        <w:r w:rsidR="00260F14" w:rsidRPr="00684B76" w:rsidDel="00957B47">
          <w:rPr>
            <w:rFonts w:ascii="Montserrat" w:hAnsi="Montserrat" w:cs="Arial"/>
            <w:rPrChange w:id="801" w:author="Angelica Rodriguez Ortega" w:date="2023-03-21T19:01:00Z">
              <w:rPr>
                <w:rFonts w:ascii="Montserrat" w:hAnsi="Montserrat" w:cs="Arial"/>
                <w:sz w:val="20"/>
                <w:szCs w:val="20"/>
              </w:rPr>
            </w:rPrChange>
          </w:rPr>
          <w:delText xml:space="preserve">por medio un </w:delText>
        </w:r>
        <w:r w:rsidR="00424135" w:rsidRPr="00684B76" w:rsidDel="00957B47">
          <w:rPr>
            <w:rFonts w:ascii="Montserrat" w:hAnsi="Montserrat" w:cs="Arial"/>
            <w:rPrChange w:id="802" w:author="Angelica Rodriguez Ortega" w:date="2023-03-21T19:01:00Z">
              <w:rPr>
                <w:rFonts w:ascii="Montserrat" w:hAnsi="Montserrat" w:cs="Arial"/>
                <w:sz w:val="20"/>
                <w:szCs w:val="20"/>
              </w:rPr>
            </w:rPrChange>
          </w:rPr>
          <w:delText>F</w:delText>
        </w:r>
        <w:r w:rsidR="00260F14" w:rsidRPr="00684B76" w:rsidDel="00957B47">
          <w:rPr>
            <w:rFonts w:ascii="Montserrat" w:hAnsi="Montserrat" w:cs="Arial"/>
            <w:rPrChange w:id="803" w:author="Angelica Rodriguez Ortega" w:date="2023-03-21T19:01:00Z">
              <w:rPr>
                <w:rFonts w:ascii="Montserrat" w:hAnsi="Montserrat" w:cs="Arial"/>
                <w:sz w:val="20"/>
                <w:szCs w:val="20"/>
              </w:rPr>
            </w:rPrChange>
          </w:rPr>
          <w:delText xml:space="preserve">ormato de </w:delText>
        </w:r>
        <w:r w:rsidR="00424135" w:rsidRPr="00684B76" w:rsidDel="00957B47">
          <w:rPr>
            <w:rFonts w:ascii="Montserrat" w:hAnsi="Montserrat" w:cs="Arial"/>
            <w:rPrChange w:id="804" w:author="Angelica Rodriguez Ortega" w:date="2023-03-21T19:01:00Z">
              <w:rPr>
                <w:rFonts w:ascii="Montserrat" w:hAnsi="Montserrat" w:cs="Arial"/>
                <w:sz w:val="20"/>
                <w:szCs w:val="20"/>
              </w:rPr>
            </w:rPrChange>
          </w:rPr>
          <w:delText>R</w:delText>
        </w:r>
        <w:r w:rsidR="00260F14" w:rsidRPr="00684B76" w:rsidDel="00957B47">
          <w:rPr>
            <w:rFonts w:ascii="Montserrat" w:hAnsi="Montserrat" w:cs="Arial"/>
            <w:rPrChange w:id="805" w:author="Angelica Rodriguez Ortega" w:date="2023-03-21T19:01:00Z">
              <w:rPr>
                <w:rFonts w:ascii="Montserrat" w:hAnsi="Montserrat" w:cs="Arial"/>
                <w:sz w:val="20"/>
                <w:szCs w:val="20"/>
              </w:rPr>
            </w:rPrChange>
          </w:rPr>
          <w:delText xml:space="preserve">eferencia SM1-17, con vigencia de derechos. </w:delText>
        </w:r>
      </w:del>
    </w:p>
    <w:p w14:paraId="4AA5A931" w14:textId="48413A3A" w:rsidR="0090016C" w:rsidRPr="00684B76" w:rsidDel="00851B41" w:rsidRDefault="0090016C">
      <w:pPr>
        <w:jc w:val="both"/>
        <w:rPr>
          <w:del w:id="806" w:author="Angelica Rodriguez Ortega" w:date="2023-03-21T17:13:00Z"/>
          <w:rFonts w:ascii="Montserrat" w:eastAsia="Calibri" w:hAnsi="Montserrat" w:cs="Arial"/>
          <w:rPrChange w:id="807" w:author="Angelica Rodriguez Ortega" w:date="2023-03-21T19:01:00Z">
            <w:rPr>
              <w:del w:id="808" w:author="Angelica Rodriguez Ortega" w:date="2023-03-21T17:13:00Z"/>
              <w:rFonts w:ascii="Montserrat" w:eastAsia="Calibri" w:hAnsi="Montserrat" w:cs="Arial"/>
              <w:sz w:val="20"/>
              <w:szCs w:val="20"/>
            </w:rPr>
          </w:rPrChange>
        </w:rPr>
        <w:pPrChange w:id="809" w:author="Angelica Rodriguez Ortega" w:date="2023-03-21T17:14:00Z">
          <w:pPr>
            <w:pStyle w:val="Prrafodelista"/>
            <w:tabs>
              <w:tab w:val="left" w:pos="284"/>
            </w:tabs>
            <w:ind w:left="426" w:right="49"/>
            <w:jc w:val="both"/>
          </w:pPr>
        </w:pPrChange>
      </w:pPr>
    </w:p>
    <w:p w14:paraId="5058A134" w14:textId="32896ADF" w:rsidR="003C64A5" w:rsidRPr="00684B76" w:rsidDel="00D75C20" w:rsidRDefault="003C64A5">
      <w:pPr>
        <w:jc w:val="both"/>
        <w:rPr>
          <w:del w:id="810" w:author="Angelica Rodriguez Ortega" w:date="2023-03-21T17:02:00Z"/>
          <w:rFonts w:ascii="Montserrat" w:hAnsi="Montserrat" w:cs="Arial"/>
          <w:bCs/>
          <w:rPrChange w:id="811" w:author="Angelica Rodriguez Ortega" w:date="2023-03-21T19:01:00Z">
            <w:rPr>
              <w:del w:id="812" w:author="Angelica Rodriguez Ortega" w:date="2023-03-21T17:02:00Z"/>
              <w:rFonts w:ascii="Montserrat" w:hAnsi="Montserrat" w:cs="Arial"/>
              <w:bCs/>
              <w:sz w:val="20"/>
              <w:szCs w:val="20"/>
            </w:rPr>
          </w:rPrChange>
        </w:rPr>
        <w:pPrChange w:id="813"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14" w:author="Angelica Rodriguez Ortega" w:date="2023-03-21T17:02:00Z">
        <w:r w:rsidRPr="00684B76" w:rsidDel="00D75C20">
          <w:rPr>
            <w:rFonts w:ascii="Montserrat" w:eastAsia="Calibri" w:hAnsi="Montserrat" w:cs="Arial"/>
            <w:b/>
            <w:rPrChange w:id="815" w:author="Angelica Rodriguez Ortega" w:date="2023-03-21T19:01:00Z">
              <w:rPr>
                <w:rFonts w:ascii="Montserrat" w:eastAsia="Calibri" w:hAnsi="Montserrat" w:cs="Arial"/>
                <w:b/>
                <w:sz w:val="20"/>
                <w:szCs w:val="20"/>
              </w:rPr>
            </w:rPrChange>
          </w:rPr>
          <w:delText>Subsecuente.-</w:delText>
        </w:r>
        <w:r w:rsidRPr="00684B76" w:rsidDel="00D75C20">
          <w:rPr>
            <w:rFonts w:ascii="Montserrat" w:eastAsia="Calibri" w:hAnsi="Montserrat" w:cs="Arial"/>
            <w:b/>
            <w:bCs/>
            <w:color w:val="9D2449"/>
          </w:rPr>
          <w:delText xml:space="preserve"> </w:delText>
        </w:r>
        <w:r w:rsidRPr="00684B76" w:rsidDel="00D75C20">
          <w:rPr>
            <w:rFonts w:ascii="Montserrat" w:hAnsi="Montserrat" w:cs="Arial"/>
            <w:bCs/>
            <w:rPrChange w:id="816" w:author="Angelica Rodriguez Ortega" w:date="2023-03-21T19:01:00Z">
              <w:rPr>
                <w:rFonts w:ascii="Montserrat" w:hAnsi="Montserrat" w:cs="Arial"/>
                <w:bCs/>
                <w:sz w:val="20"/>
                <w:szCs w:val="20"/>
              </w:rPr>
            </w:rPrChange>
          </w:rPr>
          <w:delText xml:space="preserve">La consulta externa otorgada a un paciente ambulatorio para su seguimiento y control posterior a la </w:delText>
        </w:r>
      </w:del>
      <w:ins w:id="817" w:author="Armando Luna Badillo" w:date="2023-03-06T12:48:00Z">
        <w:del w:id="818" w:author="Angelica Rodriguez Ortega" w:date="2023-03-21T17:02:00Z">
          <w:r w:rsidR="00260F14" w:rsidRPr="00684B76" w:rsidDel="00D75C20">
            <w:rPr>
              <w:rFonts w:ascii="Montserrat" w:hAnsi="Montserrat" w:cs="Arial"/>
              <w:bCs/>
              <w:rPrChange w:id="819" w:author="Angelica Rodriguez Ortega" w:date="2023-03-21T19:01:00Z">
                <w:rPr>
                  <w:rFonts w:ascii="Montserrat" w:hAnsi="Montserrat" w:cs="Arial"/>
                  <w:bCs/>
                  <w:sz w:val="20"/>
                  <w:szCs w:val="20"/>
                </w:rPr>
              </w:rPrChange>
            </w:rPr>
            <w:delText xml:space="preserve">consulta </w:delText>
          </w:r>
        </w:del>
      </w:ins>
      <w:del w:id="820" w:author="Angelica Rodriguez Ortega" w:date="2023-03-21T17:02:00Z">
        <w:r w:rsidRPr="00684B76" w:rsidDel="00D75C20">
          <w:rPr>
            <w:rFonts w:ascii="Montserrat" w:hAnsi="Montserrat" w:cs="Arial"/>
            <w:bCs/>
            <w:rPrChange w:id="821" w:author="Angelica Rodriguez Ortega" w:date="2023-03-21T19:01:00Z">
              <w:rPr>
                <w:rFonts w:ascii="Montserrat" w:hAnsi="Montserrat" w:cs="Arial"/>
                <w:bCs/>
                <w:sz w:val="20"/>
                <w:szCs w:val="20"/>
              </w:rPr>
            </w:rPrChange>
          </w:rPr>
          <w:delText>de primera vez.</w:delText>
        </w:r>
      </w:del>
    </w:p>
    <w:p w14:paraId="446A2F3A" w14:textId="0963ACA6" w:rsidR="00260F14" w:rsidRPr="00684B76" w:rsidDel="00851B41" w:rsidRDefault="00260F14">
      <w:pPr>
        <w:jc w:val="both"/>
        <w:rPr>
          <w:del w:id="822" w:author="Angelica Rodriguez Ortega" w:date="2023-03-21T17:13:00Z"/>
          <w:rFonts w:ascii="Montserrat" w:eastAsia="Calibri" w:hAnsi="Montserrat" w:cs="Arial"/>
          <w:rPrChange w:id="823" w:author="Angelica Rodriguez Ortega" w:date="2023-03-21T19:01:00Z">
            <w:rPr>
              <w:del w:id="824" w:author="Angelica Rodriguez Ortega" w:date="2023-03-21T17:13:00Z"/>
              <w:rFonts w:ascii="Montserrat" w:eastAsia="Calibri" w:hAnsi="Montserrat" w:cs="Arial"/>
              <w:sz w:val="20"/>
              <w:szCs w:val="20"/>
            </w:rPr>
          </w:rPrChange>
        </w:rPr>
        <w:pPrChange w:id="825" w:author="Angelica Rodriguez Ortega" w:date="2023-03-21T17:14:00Z">
          <w:pPr>
            <w:pStyle w:val="Prrafodelista"/>
          </w:pPr>
        </w:pPrChange>
      </w:pPr>
    </w:p>
    <w:p w14:paraId="1257886D" w14:textId="1A4C6676" w:rsidR="0090016C" w:rsidRPr="00684B76" w:rsidDel="00424135" w:rsidRDefault="0090016C">
      <w:pPr>
        <w:jc w:val="both"/>
        <w:rPr>
          <w:del w:id="826" w:author="Angelica Rodriguez Ortega" w:date="2023-03-13T18:52:00Z"/>
          <w:rFonts w:ascii="Montserrat" w:hAnsi="Montserrat" w:cs="Arial"/>
          <w:bCs/>
          <w:rPrChange w:id="827" w:author="Angelica Rodriguez Ortega" w:date="2023-03-21T19:01:00Z">
            <w:rPr>
              <w:del w:id="828" w:author="Angelica Rodriguez Ortega" w:date="2023-03-13T18:52:00Z"/>
              <w:rFonts w:ascii="Montserrat" w:hAnsi="Montserrat" w:cs="Arial"/>
              <w:bCs/>
              <w:sz w:val="20"/>
              <w:szCs w:val="20"/>
            </w:rPr>
          </w:rPrChange>
        </w:rPr>
        <w:pPrChange w:id="829" w:author="Angelica Rodriguez Ortega" w:date="2023-03-21T17:14:00Z">
          <w:pPr>
            <w:ind w:right="49"/>
            <w:jc w:val="both"/>
          </w:pPr>
        </w:pPrChange>
      </w:pPr>
    </w:p>
    <w:p w14:paraId="43197472" w14:textId="43726A39" w:rsidR="0090016C" w:rsidRPr="00684B76" w:rsidDel="00D75C20" w:rsidRDefault="0090016C">
      <w:pPr>
        <w:jc w:val="both"/>
        <w:rPr>
          <w:del w:id="830" w:author="Angelica Rodriguez Ortega" w:date="2023-03-21T17:03:00Z"/>
          <w:rFonts w:ascii="Montserrat" w:hAnsi="Montserrat" w:cs="Arial"/>
          <w:bCs/>
          <w:rPrChange w:id="831" w:author="Angelica Rodriguez Ortega" w:date="2023-03-21T19:01:00Z">
            <w:rPr>
              <w:del w:id="832" w:author="Angelica Rodriguez Ortega" w:date="2023-03-21T17:03:00Z"/>
              <w:rFonts w:ascii="Montserrat" w:hAnsi="Montserrat" w:cs="Arial"/>
              <w:bCs/>
              <w:sz w:val="20"/>
              <w:szCs w:val="20"/>
            </w:rPr>
          </w:rPrChange>
        </w:rPr>
        <w:pPrChange w:id="833"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34" w:author="Angelica Rodriguez Ortega" w:date="2023-03-21T17:03:00Z">
        <w:r w:rsidRPr="00684B76" w:rsidDel="00D75C20">
          <w:rPr>
            <w:rFonts w:ascii="Montserrat" w:eastAsia="Calibri" w:hAnsi="Montserrat" w:cs="Arial"/>
            <w:b/>
            <w:rPrChange w:id="835" w:author="Angelica Rodriguez Ortega" w:date="2023-03-21T19:01:00Z">
              <w:rPr>
                <w:rFonts w:ascii="Montserrat" w:eastAsia="Calibri" w:hAnsi="Montserrat" w:cs="Arial"/>
                <w:b/>
                <w:sz w:val="20"/>
                <w:szCs w:val="20"/>
              </w:rPr>
            </w:rPrChange>
          </w:rPr>
          <w:delText xml:space="preserve">Ingreso.- </w:delText>
        </w:r>
        <w:r w:rsidRPr="00684B76" w:rsidDel="00D75C20">
          <w:rPr>
            <w:rFonts w:ascii="Montserrat" w:hAnsi="Montserrat" w:cs="Arial"/>
            <w:bCs/>
            <w:rPrChange w:id="836" w:author="Angelica Rodriguez Ortega" w:date="2023-03-21T19:01:00Z">
              <w:rPr>
                <w:rFonts w:ascii="Montserrat" w:hAnsi="Montserrat" w:cs="Arial"/>
                <w:bCs/>
                <w:sz w:val="20"/>
                <w:szCs w:val="20"/>
              </w:rPr>
            </w:rPrChange>
          </w:rPr>
          <w:delText>E</w:delText>
        </w:r>
        <w:r w:rsidR="00561469" w:rsidRPr="00684B76" w:rsidDel="00D75C20">
          <w:rPr>
            <w:rFonts w:ascii="Montserrat" w:hAnsi="Montserrat" w:cs="Arial"/>
            <w:bCs/>
            <w:rPrChange w:id="837" w:author="Angelica Rodriguez Ortega" w:date="2023-03-21T19:01:00Z">
              <w:rPr>
                <w:rFonts w:ascii="Montserrat" w:hAnsi="Montserrat" w:cs="Arial"/>
                <w:bCs/>
                <w:sz w:val="20"/>
                <w:szCs w:val="20"/>
              </w:rPr>
            </w:rPrChange>
          </w:rPr>
          <w:delText>ntrada de una persona que amerita atención médica de urgencia u hospitalización a un establecimiento de salud</w:delText>
        </w:r>
        <w:r w:rsidR="00901187" w:rsidRPr="00684B76" w:rsidDel="00D75C20">
          <w:rPr>
            <w:rFonts w:ascii="Montserrat" w:hAnsi="Montserrat" w:cs="Arial"/>
            <w:bCs/>
            <w:rPrChange w:id="838" w:author="Angelica Rodriguez Ortega" w:date="2023-03-21T19:01:00Z">
              <w:rPr>
                <w:rFonts w:ascii="Montserrat" w:hAnsi="Montserrat" w:cs="Arial"/>
                <w:bCs/>
                <w:sz w:val="20"/>
                <w:szCs w:val="20"/>
              </w:rPr>
            </w:rPrChange>
          </w:rPr>
          <w:delText>.</w:delText>
        </w:r>
      </w:del>
    </w:p>
    <w:p w14:paraId="429511C1" w14:textId="1761D52A" w:rsidR="0090016C" w:rsidRPr="00684B76" w:rsidDel="00D75C20" w:rsidRDefault="0090016C">
      <w:pPr>
        <w:jc w:val="both"/>
        <w:rPr>
          <w:del w:id="839" w:author="Angelica Rodriguez Ortega" w:date="2023-03-21T17:03:00Z"/>
          <w:rFonts w:ascii="Montserrat" w:eastAsia="Calibri" w:hAnsi="Montserrat" w:cs="Arial"/>
          <w:rPrChange w:id="840" w:author="Angelica Rodriguez Ortega" w:date="2023-03-21T19:01:00Z">
            <w:rPr>
              <w:del w:id="841" w:author="Angelica Rodriguez Ortega" w:date="2023-03-21T17:03:00Z"/>
              <w:rFonts w:ascii="Montserrat" w:eastAsia="Calibri" w:hAnsi="Montserrat" w:cs="Arial"/>
              <w:sz w:val="20"/>
              <w:szCs w:val="20"/>
            </w:rPr>
          </w:rPrChange>
        </w:rPr>
        <w:pPrChange w:id="842" w:author="Angelica Rodriguez Ortega" w:date="2023-03-21T17:14:00Z">
          <w:pPr>
            <w:pStyle w:val="Prrafodelista"/>
            <w:tabs>
              <w:tab w:val="left" w:pos="284"/>
            </w:tabs>
            <w:ind w:left="426" w:right="49"/>
            <w:jc w:val="both"/>
          </w:pPr>
        </w:pPrChange>
      </w:pPr>
    </w:p>
    <w:p w14:paraId="6BD6F8DF" w14:textId="4BA22815" w:rsidR="0090016C" w:rsidRPr="00684B76" w:rsidDel="00D75C20" w:rsidRDefault="0090016C">
      <w:pPr>
        <w:jc w:val="both"/>
        <w:rPr>
          <w:del w:id="843" w:author="Angelica Rodriguez Ortega" w:date="2023-03-21T17:03:00Z"/>
          <w:rFonts w:ascii="Montserrat" w:eastAsia="Calibri" w:hAnsi="Montserrat" w:cs="Arial"/>
          <w:rPrChange w:id="844" w:author="Angelica Rodriguez Ortega" w:date="2023-03-21T19:01:00Z">
            <w:rPr>
              <w:del w:id="845" w:author="Angelica Rodriguez Ortega" w:date="2023-03-21T17:03:00Z"/>
              <w:rFonts w:ascii="Montserrat" w:eastAsia="Calibri" w:hAnsi="Montserrat" w:cs="Arial"/>
              <w:sz w:val="20"/>
              <w:szCs w:val="20"/>
            </w:rPr>
          </w:rPrChange>
        </w:rPr>
        <w:pPrChange w:id="846"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47" w:author="Angelica Rodriguez Ortega" w:date="2023-03-21T17:03:00Z">
        <w:r w:rsidRPr="00684B76" w:rsidDel="00D75C20">
          <w:rPr>
            <w:rFonts w:ascii="Montserrat" w:eastAsia="Calibri" w:hAnsi="Montserrat" w:cs="Arial"/>
            <w:b/>
            <w:rPrChange w:id="848" w:author="Angelica Rodriguez Ortega" w:date="2023-03-21T19:01:00Z">
              <w:rPr>
                <w:rFonts w:ascii="Montserrat" w:eastAsia="Calibri" w:hAnsi="Montserrat" w:cs="Arial"/>
                <w:b/>
                <w:sz w:val="20"/>
                <w:szCs w:val="20"/>
              </w:rPr>
            </w:rPrChange>
          </w:rPr>
          <w:delText>Egreso.-</w:delText>
        </w:r>
        <w:r w:rsidRPr="00684B76" w:rsidDel="00D75C20">
          <w:rPr>
            <w:rFonts w:ascii="Montserrat" w:eastAsia="Calibri" w:hAnsi="Montserrat" w:cs="Arial"/>
            <w:b/>
            <w:bCs/>
            <w:color w:val="9D2449"/>
          </w:rPr>
          <w:delText xml:space="preserve"> </w:delText>
        </w:r>
        <w:r w:rsidRPr="00684B76" w:rsidDel="00D75C20">
          <w:rPr>
            <w:rFonts w:ascii="Montserrat" w:hAnsi="Montserrat" w:cs="Arial"/>
            <w:bCs/>
            <w:rPrChange w:id="849" w:author="Angelica Rodriguez Ortega" w:date="2023-03-21T19:01:00Z">
              <w:rPr>
                <w:rFonts w:ascii="Montserrat" w:hAnsi="Montserrat" w:cs="Arial"/>
                <w:bCs/>
                <w:sz w:val="20"/>
                <w:szCs w:val="20"/>
              </w:rPr>
            </w:rPrChange>
          </w:rPr>
          <w:delText xml:space="preserve">El registro de salida de la instalación hospitalaria de un paciente que haya ocupado una cama </w:delText>
        </w:r>
        <w:r w:rsidR="00561469" w:rsidRPr="00684B76" w:rsidDel="00D75C20">
          <w:rPr>
            <w:rFonts w:ascii="Montserrat" w:hAnsi="Montserrat" w:cs="Arial"/>
            <w:bCs/>
            <w:rPrChange w:id="850" w:author="Angelica Rodriguez Ortega" w:date="2023-03-21T19:01:00Z">
              <w:rPr>
                <w:rFonts w:ascii="Montserrat" w:hAnsi="Montserrat" w:cs="Arial"/>
                <w:bCs/>
                <w:sz w:val="20"/>
                <w:szCs w:val="20"/>
              </w:rPr>
            </w:rPrChange>
          </w:rPr>
          <w:delText>en un establecimiento de salud</w:delText>
        </w:r>
        <w:r w:rsidRPr="00684B76" w:rsidDel="00D75C20">
          <w:rPr>
            <w:rFonts w:ascii="Montserrat" w:hAnsi="Montserrat" w:cs="Arial"/>
            <w:bCs/>
            <w:rPrChange w:id="851" w:author="Angelica Rodriguez Ortega" w:date="2023-03-21T19:01:00Z">
              <w:rPr>
                <w:rFonts w:ascii="Montserrat" w:hAnsi="Montserrat" w:cs="Arial"/>
                <w:bCs/>
                <w:sz w:val="20"/>
                <w:szCs w:val="20"/>
              </w:rPr>
            </w:rPrChange>
          </w:rPr>
          <w:delText>, una vez cumplido los trámites médico-administrativos establecidos para tal fin.</w:delText>
        </w:r>
        <w:r w:rsidRPr="00684B76" w:rsidDel="00D75C20">
          <w:rPr>
            <w:rFonts w:ascii="Montserrat" w:eastAsia="Calibri" w:hAnsi="Montserrat" w:cs="Arial"/>
            <w:rPrChange w:id="852" w:author="Angelica Rodriguez Ortega" w:date="2023-03-21T19:01:00Z">
              <w:rPr>
                <w:rFonts w:ascii="Montserrat" w:eastAsia="Calibri" w:hAnsi="Montserrat" w:cs="Arial"/>
                <w:sz w:val="20"/>
                <w:szCs w:val="20"/>
              </w:rPr>
            </w:rPrChange>
          </w:rPr>
          <w:delText xml:space="preserve"> </w:delText>
        </w:r>
      </w:del>
    </w:p>
    <w:p w14:paraId="31166219" w14:textId="4FE30D28" w:rsidR="0090016C" w:rsidRPr="00684B76" w:rsidDel="00851B41" w:rsidRDefault="0090016C">
      <w:pPr>
        <w:jc w:val="both"/>
        <w:rPr>
          <w:del w:id="853" w:author="Angelica Rodriguez Ortega" w:date="2023-03-21T17:13:00Z"/>
          <w:rFonts w:ascii="Montserrat" w:hAnsi="Montserrat" w:cs="Arial"/>
          <w:bCs/>
          <w:rPrChange w:id="854" w:author="Angelica Rodriguez Ortega" w:date="2023-03-21T19:01:00Z">
            <w:rPr>
              <w:del w:id="855" w:author="Angelica Rodriguez Ortega" w:date="2023-03-21T17:13:00Z"/>
              <w:rFonts w:ascii="Montserrat" w:hAnsi="Montserrat" w:cs="Arial"/>
              <w:bCs/>
              <w:sz w:val="20"/>
              <w:szCs w:val="20"/>
            </w:rPr>
          </w:rPrChange>
        </w:rPr>
        <w:pPrChange w:id="856" w:author="Angelica Rodriguez Ortega" w:date="2023-03-21T17:14:00Z">
          <w:pPr>
            <w:pStyle w:val="Prrafodelista"/>
          </w:pPr>
        </w:pPrChange>
      </w:pPr>
    </w:p>
    <w:p w14:paraId="42BE1FE4" w14:textId="76EE79E8" w:rsidR="0090016C" w:rsidRPr="00684B76" w:rsidDel="00D75C20" w:rsidRDefault="0090016C">
      <w:pPr>
        <w:jc w:val="both"/>
        <w:rPr>
          <w:del w:id="857" w:author="Angelica Rodriguez Ortega" w:date="2023-03-21T17:04:00Z"/>
          <w:rFonts w:ascii="Montserrat" w:hAnsi="Montserrat" w:cs="Arial"/>
          <w:b/>
          <w:bCs/>
          <w:rPrChange w:id="858" w:author="Angelica Rodriguez Ortega" w:date="2023-03-21T19:01:00Z">
            <w:rPr>
              <w:del w:id="859" w:author="Angelica Rodriguez Ortega" w:date="2023-03-21T17:04:00Z"/>
              <w:rFonts w:ascii="Montserrat" w:hAnsi="Montserrat" w:cs="Arial"/>
              <w:b/>
              <w:bCs/>
              <w:sz w:val="20"/>
              <w:szCs w:val="20"/>
            </w:rPr>
          </w:rPrChange>
        </w:rPr>
        <w:pPrChange w:id="860"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61" w:author="Angelica Rodriguez Ortega" w:date="2023-03-21T17:04:00Z">
        <w:r w:rsidRPr="00684B76" w:rsidDel="00D75C20">
          <w:rPr>
            <w:rFonts w:ascii="Montserrat" w:hAnsi="Montserrat" w:cs="Arial"/>
            <w:b/>
            <w:bCs/>
            <w:rPrChange w:id="862" w:author="Angelica Rodriguez Ortega" w:date="2023-03-21T19:01:00Z">
              <w:rPr>
                <w:rFonts w:ascii="Montserrat" w:hAnsi="Montserrat" w:cs="Arial"/>
                <w:b/>
                <w:bCs/>
                <w:sz w:val="20"/>
                <w:szCs w:val="20"/>
              </w:rPr>
            </w:rPrChange>
          </w:rPr>
          <w:delText>Diferimiento.-</w:delText>
        </w:r>
        <w:r w:rsidR="00B03E38" w:rsidRPr="00684B76" w:rsidDel="00D75C20">
          <w:rPr>
            <w:rFonts w:ascii="Montserrat" w:hAnsi="Montserrat" w:cs="Arial"/>
            <w:bCs/>
            <w:rPrChange w:id="863" w:author="Angelica Rodriguez Ortega" w:date="2023-03-21T19:01:00Z">
              <w:rPr>
                <w:rFonts w:ascii="Montserrat" w:hAnsi="Montserrat" w:cs="Arial"/>
                <w:bCs/>
                <w:sz w:val="20"/>
                <w:szCs w:val="20"/>
              </w:rPr>
            </w:rPrChange>
          </w:rPr>
          <w:delText>Es el tiempo en que se registra una cita de primera vez o subsecuente en consulta externa, para que sea oportuno debe ofertarse la cita de primera vez dentro de los catorce días naturales</w:delText>
        </w:r>
        <w:r w:rsidR="00561469" w:rsidRPr="00684B76" w:rsidDel="00D75C20">
          <w:rPr>
            <w:rFonts w:ascii="Montserrat" w:hAnsi="Montserrat" w:cs="Arial"/>
            <w:rPrChange w:id="864" w:author="Angelica Rodriguez Ortega" w:date="2023-03-21T19:01:00Z">
              <w:rPr>
                <w:rFonts w:ascii="Montserrat" w:hAnsi="Montserrat" w:cs="Arial"/>
                <w:sz w:val="20"/>
                <w:szCs w:val="20"/>
              </w:rPr>
            </w:rPrChange>
          </w:rPr>
          <w:delText xml:space="preserve"> a partir de la recepción del documento</w:delText>
        </w:r>
        <w:r w:rsidR="00561469" w:rsidRPr="00684B76" w:rsidDel="00D75C20">
          <w:rPr>
            <w:rFonts w:ascii="Montserrat" w:hAnsi="Montserrat" w:cs="Arial"/>
            <w:b/>
            <w:bCs/>
            <w:rPrChange w:id="865" w:author="Angelica Rodriguez Ortega" w:date="2023-03-21T19:01:00Z">
              <w:rPr>
                <w:rFonts w:ascii="Montserrat" w:hAnsi="Montserrat" w:cs="Arial"/>
                <w:b/>
                <w:bCs/>
                <w:sz w:val="20"/>
                <w:szCs w:val="20"/>
              </w:rPr>
            </w:rPrChange>
          </w:rPr>
          <w:delText xml:space="preserve"> </w:delText>
        </w:r>
      </w:del>
    </w:p>
    <w:p w14:paraId="12DA3A42" w14:textId="35C7B30A" w:rsidR="0090016C" w:rsidRPr="00684B76" w:rsidDel="00D75C20" w:rsidRDefault="0090016C">
      <w:pPr>
        <w:jc w:val="both"/>
        <w:rPr>
          <w:del w:id="866" w:author="Angelica Rodriguez Ortega" w:date="2023-03-21T17:04:00Z"/>
          <w:rFonts w:ascii="Montserrat" w:hAnsi="Montserrat" w:cs="Arial"/>
          <w:b/>
          <w:bCs/>
          <w:rPrChange w:id="867" w:author="Angelica Rodriguez Ortega" w:date="2023-03-21T19:01:00Z">
            <w:rPr>
              <w:del w:id="868" w:author="Angelica Rodriguez Ortega" w:date="2023-03-21T17:04:00Z"/>
              <w:rFonts w:ascii="Montserrat" w:hAnsi="Montserrat" w:cs="Arial"/>
              <w:b/>
              <w:bCs/>
              <w:sz w:val="20"/>
              <w:szCs w:val="20"/>
            </w:rPr>
          </w:rPrChange>
        </w:rPr>
        <w:pPrChange w:id="869" w:author="Angelica Rodriguez Ortega" w:date="2023-03-21T17:14:00Z">
          <w:pPr>
            <w:pStyle w:val="Prrafodelista"/>
          </w:pPr>
        </w:pPrChange>
      </w:pPr>
    </w:p>
    <w:p w14:paraId="58F9B3F1" w14:textId="6FD43379" w:rsidR="0090016C" w:rsidRPr="00684B76" w:rsidDel="00D75C20" w:rsidRDefault="0090016C">
      <w:pPr>
        <w:jc w:val="both"/>
        <w:rPr>
          <w:del w:id="870" w:author="Angelica Rodriguez Ortega" w:date="2023-03-21T17:04:00Z"/>
          <w:rFonts w:ascii="Montserrat" w:hAnsi="Montserrat" w:cs="Arial"/>
          <w:bCs/>
          <w:rPrChange w:id="871" w:author="Angelica Rodriguez Ortega" w:date="2023-03-21T19:01:00Z">
            <w:rPr>
              <w:del w:id="872" w:author="Angelica Rodriguez Ortega" w:date="2023-03-21T17:04:00Z"/>
              <w:rFonts w:ascii="Montserrat" w:hAnsi="Montserrat" w:cs="Arial"/>
              <w:bCs/>
              <w:sz w:val="20"/>
              <w:szCs w:val="20"/>
            </w:rPr>
          </w:rPrChange>
        </w:rPr>
        <w:pPrChange w:id="873"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74" w:author="Angelica Rodriguez Ortega" w:date="2023-03-21T17:04:00Z">
        <w:r w:rsidRPr="00684B76" w:rsidDel="00D75C20">
          <w:rPr>
            <w:rFonts w:ascii="Montserrat" w:hAnsi="Montserrat" w:cs="Arial"/>
            <w:b/>
            <w:bCs/>
            <w:rPrChange w:id="875" w:author="Angelica Rodriguez Ortega" w:date="2023-03-21T19:01:00Z">
              <w:rPr>
                <w:rFonts w:ascii="Montserrat" w:hAnsi="Montserrat" w:cs="Arial"/>
                <w:b/>
                <w:bCs/>
                <w:sz w:val="20"/>
                <w:szCs w:val="20"/>
              </w:rPr>
            </w:rPrChange>
          </w:rPr>
          <w:delText xml:space="preserve">Rezago.- </w:delText>
        </w:r>
        <w:r w:rsidRPr="00684B76" w:rsidDel="00D75C20">
          <w:rPr>
            <w:rFonts w:ascii="Montserrat" w:hAnsi="Montserrat" w:cs="Arial"/>
            <w:bCs/>
            <w:rPrChange w:id="876" w:author="Angelica Rodriguez Ortega" w:date="2023-03-21T19:01:00Z">
              <w:rPr>
                <w:rFonts w:ascii="Montserrat" w:hAnsi="Montserrat" w:cs="Arial"/>
                <w:bCs/>
                <w:sz w:val="20"/>
                <w:szCs w:val="20"/>
              </w:rPr>
            </w:rPrChange>
          </w:rPr>
          <w:delText xml:space="preserve">La cantidad de pacientes pendientes de atención médica tanto de consulta </w:delText>
        </w:r>
        <w:r w:rsidRPr="00684B76" w:rsidDel="00D75C20">
          <w:rPr>
            <w:rFonts w:ascii="Montserrat" w:hAnsi="Montserrat" w:cs="Arial"/>
            <w:bCs/>
            <w:rPrChange w:id="877" w:author="Angelica Rodriguez Ortega" w:date="2023-03-21T19:01:00Z">
              <w:rPr>
                <w:rFonts w:ascii="Montserrat" w:hAnsi="Montserrat" w:cs="Arial"/>
                <w:bCs/>
                <w:sz w:val="20"/>
                <w:szCs w:val="20"/>
              </w:rPr>
            </w:rPrChange>
          </w:rPr>
          <w:lastRenderedPageBreak/>
          <w:delText>externa, procedimiento quirúrgico o realización de estudios auxiliar para el diagnóstico y tratamiento.</w:delText>
        </w:r>
      </w:del>
    </w:p>
    <w:p w14:paraId="7E7906B4" w14:textId="547CA1DB" w:rsidR="0090016C" w:rsidRPr="00684B76" w:rsidDel="00851B41" w:rsidRDefault="0090016C">
      <w:pPr>
        <w:jc w:val="both"/>
        <w:rPr>
          <w:del w:id="878" w:author="Angelica Rodriguez Ortega" w:date="2023-03-21T17:13:00Z"/>
          <w:rFonts w:ascii="Montserrat" w:hAnsi="Montserrat" w:cs="Arial"/>
          <w:bCs/>
          <w:rPrChange w:id="879" w:author="Angelica Rodriguez Ortega" w:date="2023-03-21T19:01:00Z">
            <w:rPr>
              <w:del w:id="880" w:author="Angelica Rodriguez Ortega" w:date="2023-03-21T17:13:00Z"/>
              <w:rFonts w:ascii="Montserrat" w:hAnsi="Montserrat" w:cs="Arial"/>
              <w:bCs/>
              <w:sz w:val="20"/>
              <w:szCs w:val="20"/>
            </w:rPr>
          </w:rPrChange>
        </w:rPr>
        <w:pPrChange w:id="881" w:author="Angelica Rodriguez Ortega" w:date="2023-03-21T17:14:00Z">
          <w:pPr>
            <w:pStyle w:val="Prrafodelista"/>
          </w:pPr>
        </w:pPrChange>
      </w:pPr>
    </w:p>
    <w:p w14:paraId="5D6C9094" w14:textId="4C5A1EBB" w:rsidR="00B03E38" w:rsidRPr="00684B76" w:rsidDel="00851B41" w:rsidRDefault="0090016C">
      <w:pPr>
        <w:jc w:val="both"/>
        <w:rPr>
          <w:del w:id="882" w:author="Angelica Rodriguez Ortega" w:date="2023-03-21T17:13:00Z"/>
          <w:rFonts w:ascii="Montserrat" w:hAnsi="Montserrat" w:cs="Arial"/>
          <w:bCs/>
          <w:rPrChange w:id="883" w:author="Angelica Rodriguez Ortega" w:date="2023-03-21T19:01:00Z">
            <w:rPr>
              <w:del w:id="884" w:author="Angelica Rodriguez Ortega" w:date="2023-03-21T17:13:00Z"/>
              <w:rFonts w:ascii="Montserrat" w:hAnsi="Montserrat" w:cs="Arial"/>
              <w:bCs/>
              <w:sz w:val="20"/>
              <w:szCs w:val="20"/>
            </w:rPr>
          </w:rPrChange>
        </w:rPr>
        <w:pPrChange w:id="885" w:author="Angelica Rodriguez Ortega" w:date="2023-03-21T17:14:00Z">
          <w:pPr>
            <w:widowControl/>
            <w:tabs>
              <w:tab w:val="left" w:pos="284"/>
            </w:tabs>
            <w:autoSpaceDE/>
            <w:autoSpaceDN/>
            <w:ind w:right="49"/>
            <w:contextualSpacing/>
            <w:jc w:val="both"/>
          </w:pPr>
        </w:pPrChange>
      </w:pPr>
      <w:del w:id="886" w:author="Angelica Rodriguez Ortega" w:date="2023-03-21T17:06:00Z">
        <w:r w:rsidRPr="00684B76" w:rsidDel="00D75C20">
          <w:rPr>
            <w:rFonts w:ascii="Montserrat" w:hAnsi="Montserrat" w:cs="Arial"/>
            <w:b/>
            <w:bCs/>
            <w:rPrChange w:id="887" w:author="Angelica Rodriguez Ortega" w:date="2023-03-21T19:01:00Z">
              <w:rPr>
                <w:rFonts w:ascii="Montserrat" w:hAnsi="Montserrat" w:cs="Arial"/>
                <w:b/>
                <w:bCs/>
                <w:sz w:val="20"/>
                <w:szCs w:val="20"/>
              </w:rPr>
            </w:rPrChange>
          </w:rPr>
          <w:delText>Teleconsulta (Tele Salud).-</w:delText>
        </w:r>
        <w:r w:rsidRPr="00684B76" w:rsidDel="00D75C20">
          <w:rPr>
            <w:rFonts w:ascii="Montserrat" w:hAnsi="Montserrat" w:cs="Arial"/>
            <w:bCs/>
            <w:rPrChange w:id="888" w:author="Angelica Rodriguez Ortega" w:date="2023-03-21T19:01:00Z">
              <w:rPr>
                <w:rFonts w:ascii="Montserrat" w:hAnsi="Montserrat" w:cs="Arial"/>
                <w:bCs/>
                <w:sz w:val="20"/>
                <w:szCs w:val="20"/>
              </w:rPr>
            </w:rPrChange>
          </w:rPr>
          <w:delText xml:space="preserve"> La atención especializada interactiva mediante técnicas de telecomunicaciones, a través de la interconsulta del paciente entre </w:delText>
        </w:r>
        <w:r w:rsidR="009164D3" w:rsidRPr="00684B76" w:rsidDel="00D75C20">
          <w:rPr>
            <w:rFonts w:ascii="Montserrat" w:hAnsi="Montserrat" w:cs="Arial"/>
            <w:bCs/>
            <w:rPrChange w:id="889" w:author="Angelica Rodriguez Ortega" w:date="2023-03-21T19:01:00Z">
              <w:rPr>
                <w:rFonts w:ascii="Montserrat" w:hAnsi="Montserrat" w:cs="Arial"/>
                <w:bCs/>
                <w:sz w:val="20"/>
                <w:szCs w:val="20"/>
              </w:rPr>
            </w:rPrChange>
          </w:rPr>
          <w:delText>U</w:delText>
        </w:r>
        <w:r w:rsidRPr="00684B76" w:rsidDel="00D75C20">
          <w:rPr>
            <w:rFonts w:ascii="Montserrat" w:hAnsi="Montserrat" w:cs="Arial"/>
            <w:bCs/>
            <w:rPrChange w:id="890" w:author="Angelica Rodriguez Ortega" w:date="2023-03-21T19:01:00Z">
              <w:rPr>
                <w:rFonts w:ascii="Montserrat" w:hAnsi="Montserrat" w:cs="Arial"/>
                <w:bCs/>
                <w:sz w:val="20"/>
                <w:szCs w:val="20"/>
              </w:rPr>
            </w:rPrChange>
          </w:rPr>
          <w:delText>nidades</w:delText>
        </w:r>
        <w:r w:rsidR="009164D3" w:rsidRPr="00684B76" w:rsidDel="00D75C20">
          <w:rPr>
            <w:rFonts w:ascii="Montserrat" w:hAnsi="Montserrat" w:cs="Arial"/>
            <w:bCs/>
            <w:rPrChange w:id="891" w:author="Angelica Rodriguez Ortega" w:date="2023-03-21T19:01:00Z">
              <w:rPr>
                <w:rFonts w:ascii="Montserrat" w:hAnsi="Montserrat" w:cs="Arial"/>
                <w:bCs/>
                <w:sz w:val="20"/>
                <w:szCs w:val="20"/>
              </w:rPr>
            </w:rPrChange>
          </w:rPr>
          <w:delText xml:space="preserve"> Médicas</w:delText>
        </w:r>
        <w:r w:rsidRPr="00684B76" w:rsidDel="00D75C20">
          <w:rPr>
            <w:rFonts w:ascii="Montserrat" w:hAnsi="Montserrat" w:cs="Arial"/>
            <w:bCs/>
            <w:rPrChange w:id="892" w:author="Angelica Rodriguez Ortega" w:date="2023-03-21T19:01:00Z">
              <w:rPr>
                <w:rFonts w:ascii="Montserrat" w:hAnsi="Montserrat" w:cs="Arial"/>
                <w:bCs/>
                <w:sz w:val="20"/>
                <w:szCs w:val="20"/>
              </w:rPr>
            </w:rPrChange>
          </w:rPr>
          <w:delText xml:space="preserve"> en tiempo real</w:delText>
        </w:r>
      </w:del>
    </w:p>
    <w:p w14:paraId="1FCDF9EF" w14:textId="1F1AEB19" w:rsidR="0090016C" w:rsidRPr="00684B76" w:rsidDel="00D75C20" w:rsidRDefault="0090016C">
      <w:pPr>
        <w:jc w:val="both"/>
        <w:rPr>
          <w:del w:id="893" w:author="Angelica Rodriguez Ortega" w:date="2023-03-21T17:06:00Z"/>
          <w:rFonts w:ascii="Montserrat" w:hAnsi="Montserrat" w:cs="Arial"/>
          <w:bCs/>
          <w:rPrChange w:id="894" w:author="Angelica Rodriguez Ortega" w:date="2023-03-21T19:01:00Z">
            <w:rPr>
              <w:del w:id="895" w:author="Angelica Rodriguez Ortega" w:date="2023-03-21T17:06:00Z"/>
              <w:rFonts w:ascii="Montserrat" w:hAnsi="Montserrat" w:cs="Arial"/>
              <w:bCs/>
              <w:sz w:val="20"/>
              <w:szCs w:val="20"/>
            </w:rPr>
          </w:rPrChange>
        </w:rPr>
        <w:pPrChange w:id="896"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897" w:author="Angelica Rodriguez Ortega" w:date="2023-03-21T17:06:00Z">
        <w:r w:rsidRPr="00684B76" w:rsidDel="00D75C20">
          <w:rPr>
            <w:rFonts w:ascii="Montserrat" w:eastAsia="Calibri" w:hAnsi="Montserrat" w:cs="Arial"/>
            <w:b/>
            <w:rPrChange w:id="898" w:author="Angelica Rodriguez Ortega" w:date="2023-03-21T19:01:00Z">
              <w:rPr>
                <w:rFonts w:ascii="Montserrat" w:eastAsia="Calibri" w:hAnsi="Montserrat" w:cs="Arial"/>
                <w:b/>
                <w:sz w:val="20"/>
                <w:szCs w:val="20"/>
              </w:rPr>
            </w:rPrChange>
          </w:rPr>
          <w:delText>Guía para el Tratamiento por Niveles de Atención</w:delText>
        </w:r>
        <w:r w:rsidRPr="00684B76" w:rsidDel="00D75C20">
          <w:rPr>
            <w:rFonts w:ascii="Montserrat" w:hAnsi="Montserrat" w:cs="Arial"/>
            <w:bCs/>
            <w:rPrChange w:id="899" w:author="Angelica Rodriguez Ortega" w:date="2023-03-21T19:01:00Z">
              <w:rPr>
                <w:rFonts w:ascii="Montserrat" w:hAnsi="Montserrat" w:cs="Arial"/>
                <w:bCs/>
                <w:sz w:val="20"/>
                <w:szCs w:val="20"/>
              </w:rPr>
            </w:rPrChange>
          </w:rPr>
          <w:delText xml:space="preserve">.- El instrumento de apoyo que le permite al médico determinar en qué nivel de atención debe ser asistido el paciente, de acuerdo con la complejidad de su padecimiento. </w:delText>
        </w:r>
      </w:del>
    </w:p>
    <w:p w14:paraId="3BFA0630" w14:textId="3859D369" w:rsidR="0090016C" w:rsidRPr="00684B76" w:rsidDel="00851B41" w:rsidRDefault="0090016C">
      <w:pPr>
        <w:jc w:val="both"/>
        <w:rPr>
          <w:del w:id="900" w:author="Angelica Rodriguez Ortega" w:date="2023-03-21T17:13:00Z"/>
          <w:rFonts w:ascii="Montserrat" w:hAnsi="Montserrat" w:cs="Arial"/>
          <w:bCs/>
          <w:rPrChange w:id="901" w:author="Angelica Rodriguez Ortega" w:date="2023-03-21T19:01:00Z">
            <w:rPr>
              <w:del w:id="902" w:author="Angelica Rodriguez Ortega" w:date="2023-03-21T17:13:00Z"/>
              <w:rFonts w:ascii="Montserrat" w:hAnsi="Montserrat" w:cs="Arial"/>
              <w:bCs/>
              <w:sz w:val="20"/>
              <w:szCs w:val="20"/>
            </w:rPr>
          </w:rPrChange>
        </w:rPr>
        <w:pPrChange w:id="903" w:author="Angelica Rodriguez Ortega" w:date="2023-03-21T17:14:00Z">
          <w:pPr>
            <w:pStyle w:val="Prrafodelista"/>
            <w:tabs>
              <w:tab w:val="left" w:pos="284"/>
            </w:tabs>
            <w:ind w:left="426" w:right="49"/>
            <w:jc w:val="both"/>
          </w:pPr>
        </w:pPrChange>
      </w:pPr>
    </w:p>
    <w:p w14:paraId="3F2656B9" w14:textId="1383EC12" w:rsidR="009164D3" w:rsidRPr="00684B76" w:rsidDel="00D75C20" w:rsidRDefault="0090016C">
      <w:pPr>
        <w:jc w:val="both"/>
        <w:rPr>
          <w:del w:id="904" w:author="Angelica Rodriguez Ortega" w:date="2023-03-21T17:08:00Z"/>
          <w:rFonts w:ascii="Montserrat" w:hAnsi="Montserrat" w:cs="Arial"/>
          <w:bCs/>
          <w:rPrChange w:id="905" w:author="Angelica Rodriguez Ortega" w:date="2023-03-21T19:01:00Z">
            <w:rPr>
              <w:del w:id="906" w:author="Angelica Rodriguez Ortega" w:date="2023-03-21T17:08:00Z"/>
              <w:rFonts w:ascii="Montserrat" w:hAnsi="Montserrat" w:cs="Arial"/>
              <w:bCs/>
              <w:sz w:val="20"/>
              <w:szCs w:val="20"/>
            </w:rPr>
          </w:rPrChange>
        </w:rPr>
        <w:pPrChange w:id="907"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08" w:author="Angelica Rodriguez Ortega" w:date="2023-03-21T17:08:00Z">
        <w:r w:rsidRPr="00684B76" w:rsidDel="00D75C20">
          <w:rPr>
            <w:rFonts w:ascii="Montserrat" w:hAnsi="Montserrat" w:cs="Arial"/>
            <w:b/>
            <w:bCs/>
            <w:rPrChange w:id="909" w:author="Angelica Rodriguez Ortega" w:date="2023-03-21T19:01:00Z">
              <w:rPr>
                <w:rFonts w:ascii="Montserrat" w:hAnsi="Montserrat" w:cs="Arial"/>
                <w:b/>
                <w:bCs/>
                <w:sz w:val="20"/>
                <w:szCs w:val="20"/>
              </w:rPr>
            </w:rPrChange>
          </w:rPr>
          <w:delText xml:space="preserve">Primer Nivel de Atención.- </w:delText>
        </w:r>
        <w:r w:rsidRPr="00684B76" w:rsidDel="00D75C20">
          <w:rPr>
            <w:rFonts w:ascii="Montserrat" w:hAnsi="Montserrat" w:cs="Arial"/>
            <w:bCs/>
            <w:rPrChange w:id="910" w:author="Angelica Rodriguez Ortega" w:date="2023-03-21T19:01:00Z">
              <w:rPr>
                <w:rFonts w:ascii="Montserrat" w:hAnsi="Montserrat" w:cs="Arial"/>
                <w:bCs/>
                <w:sz w:val="20"/>
                <w:szCs w:val="20"/>
              </w:rPr>
            </w:rPrChange>
          </w:rPr>
          <w:delText>El conjunto de unidades a cargo de médicos generales o familiares que brindan atención a pacientes ambulatorios que no requieren observación de médico especialista, ni recursos complejos de diagnóstico y tratamiento, el que</w:delText>
        </w:r>
        <w:r w:rsidRPr="00684B76" w:rsidDel="00D75C20">
          <w:rPr>
            <w:rFonts w:ascii="Montserrat" w:hAnsi="Montserrat" w:cs="Arial"/>
            <w:b/>
            <w:bCs/>
            <w:rPrChange w:id="911" w:author="Angelica Rodriguez Ortega" w:date="2023-03-21T19:01:00Z">
              <w:rPr>
                <w:rFonts w:ascii="Montserrat" w:hAnsi="Montserrat" w:cs="Arial"/>
                <w:b/>
                <w:bCs/>
                <w:sz w:val="20"/>
                <w:szCs w:val="20"/>
              </w:rPr>
            </w:rPrChange>
          </w:rPr>
          <w:delText xml:space="preserve"> </w:delText>
        </w:r>
        <w:r w:rsidRPr="00684B76" w:rsidDel="00D75C20">
          <w:rPr>
            <w:rFonts w:ascii="Montserrat" w:hAnsi="Montserrat" w:cs="Arial"/>
            <w:bCs/>
            <w:rPrChange w:id="912" w:author="Angelica Rodriguez Ortega" w:date="2023-03-21T19:01:00Z">
              <w:rPr>
                <w:rFonts w:ascii="Montserrat" w:hAnsi="Montserrat" w:cs="Arial"/>
                <w:bCs/>
                <w:sz w:val="20"/>
                <w:szCs w:val="20"/>
              </w:rPr>
            </w:rPrChange>
          </w:rPr>
          <w:delText>representa el primer contacto del usuario con los servicios de salud y tiene primordialmente un enfoque preventivo</w:delText>
        </w:r>
        <w:r w:rsidR="00901187" w:rsidRPr="00684B76" w:rsidDel="00D75C20">
          <w:rPr>
            <w:rFonts w:ascii="Montserrat" w:hAnsi="Montserrat" w:cs="Arial"/>
            <w:bCs/>
            <w:rPrChange w:id="913" w:author="Angelica Rodriguez Ortega" w:date="2023-03-21T19:01:00Z">
              <w:rPr>
                <w:rFonts w:ascii="Montserrat" w:hAnsi="Montserrat" w:cs="Arial"/>
                <w:bCs/>
                <w:sz w:val="20"/>
                <w:szCs w:val="20"/>
              </w:rPr>
            </w:rPrChange>
          </w:rPr>
          <w:delText>.</w:delText>
        </w:r>
      </w:del>
    </w:p>
    <w:p w14:paraId="12E94887" w14:textId="47042E27" w:rsidR="0090016C" w:rsidRPr="00684B76" w:rsidDel="00D75C20" w:rsidRDefault="0090016C">
      <w:pPr>
        <w:jc w:val="both"/>
        <w:rPr>
          <w:del w:id="914" w:author="Angelica Rodriguez Ortega" w:date="2023-03-21T17:08:00Z"/>
          <w:rFonts w:ascii="Montserrat" w:hAnsi="Montserrat" w:cs="Arial"/>
          <w:bCs/>
          <w:rPrChange w:id="915" w:author="Angelica Rodriguez Ortega" w:date="2023-03-21T19:01:00Z">
            <w:rPr>
              <w:del w:id="916" w:author="Angelica Rodriguez Ortega" w:date="2023-03-21T17:08:00Z"/>
              <w:rFonts w:ascii="Montserrat" w:hAnsi="Montserrat" w:cs="Arial"/>
              <w:bCs/>
              <w:sz w:val="20"/>
              <w:szCs w:val="20"/>
            </w:rPr>
          </w:rPrChange>
        </w:rPr>
        <w:pPrChange w:id="917" w:author="Angelica Rodriguez Ortega" w:date="2023-03-21T17:14:00Z">
          <w:pPr>
            <w:pStyle w:val="Prrafodelista"/>
            <w:widowControl/>
            <w:tabs>
              <w:tab w:val="left" w:pos="284"/>
            </w:tabs>
            <w:autoSpaceDE/>
            <w:autoSpaceDN/>
            <w:ind w:left="426" w:right="49"/>
            <w:contextualSpacing/>
            <w:jc w:val="both"/>
          </w:pPr>
        </w:pPrChange>
      </w:pPr>
    </w:p>
    <w:p w14:paraId="1A9024FC" w14:textId="361333A9" w:rsidR="0090016C" w:rsidRPr="00684B76" w:rsidDel="00D75C20" w:rsidRDefault="0090016C">
      <w:pPr>
        <w:jc w:val="both"/>
        <w:rPr>
          <w:del w:id="918" w:author="Angelica Rodriguez Ortega" w:date="2023-03-21T17:09:00Z"/>
          <w:rFonts w:ascii="Montserrat" w:hAnsi="Montserrat" w:cs="Arial"/>
          <w:bCs/>
          <w:rPrChange w:id="919" w:author="Angelica Rodriguez Ortega" w:date="2023-03-21T19:01:00Z">
            <w:rPr>
              <w:del w:id="920" w:author="Angelica Rodriguez Ortega" w:date="2023-03-21T17:09:00Z"/>
              <w:rFonts w:ascii="Montserrat" w:hAnsi="Montserrat" w:cs="Arial"/>
              <w:bCs/>
              <w:sz w:val="20"/>
              <w:szCs w:val="20"/>
            </w:rPr>
          </w:rPrChange>
        </w:rPr>
        <w:pPrChange w:id="921"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22" w:author="Angelica Rodriguez Ortega" w:date="2023-03-21T17:09:00Z">
        <w:r w:rsidRPr="00684B76" w:rsidDel="00D75C20">
          <w:rPr>
            <w:rFonts w:ascii="Montserrat" w:hAnsi="Montserrat" w:cs="Arial"/>
            <w:b/>
            <w:bCs/>
            <w:rPrChange w:id="923" w:author="Angelica Rodriguez Ortega" w:date="2023-03-21T19:01:00Z">
              <w:rPr>
                <w:rFonts w:ascii="Montserrat" w:hAnsi="Montserrat" w:cs="Arial"/>
                <w:b/>
                <w:bCs/>
                <w:sz w:val="20"/>
                <w:szCs w:val="20"/>
              </w:rPr>
            </w:rPrChange>
          </w:rPr>
          <w:delText xml:space="preserve">Segundo Nivel de Atención.- </w:delText>
        </w:r>
        <w:r w:rsidRPr="00684B76" w:rsidDel="00D75C20">
          <w:rPr>
            <w:rFonts w:ascii="Montserrat" w:hAnsi="Montserrat" w:cs="Arial"/>
            <w:bCs/>
            <w:rPrChange w:id="924" w:author="Angelica Rodriguez Ortega" w:date="2023-03-21T19:01:00Z">
              <w:rPr>
                <w:rFonts w:ascii="Montserrat" w:hAnsi="Montserrat" w:cs="Arial"/>
                <w:bCs/>
                <w:sz w:val="20"/>
                <w:szCs w:val="20"/>
              </w:rPr>
            </w:rPrChange>
          </w:rPr>
          <w:delText>El</w:delText>
        </w:r>
        <w:r w:rsidRPr="00684B76" w:rsidDel="00D75C20">
          <w:rPr>
            <w:rFonts w:ascii="Montserrat" w:hAnsi="Montserrat" w:cs="Arial"/>
            <w:b/>
            <w:bCs/>
            <w:rPrChange w:id="925" w:author="Angelica Rodriguez Ortega" w:date="2023-03-21T19:01:00Z">
              <w:rPr>
                <w:rFonts w:ascii="Montserrat" w:hAnsi="Montserrat" w:cs="Arial"/>
                <w:b/>
                <w:bCs/>
                <w:sz w:val="20"/>
                <w:szCs w:val="20"/>
              </w:rPr>
            </w:rPrChange>
          </w:rPr>
          <w:delText xml:space="preserve"> </w:delText>
        </w:r>
        <w:r w:rsidRPr="00684B76" w:rsidDel="00D75C20">
          <w:rPr>
            <w:rFonts w:ascii="Montserrat" w:hAnsi="Montserrat" w:cs="Arial"/>
            <w:bCs/>
            <w:rPrChange w:id="926" w:author="Angelica Rodriguez Ortega" w:date="2023-03-21T19:01:00Z">
              <w:rPr>
                <w:rFonts w:ascii="Montserrat" w:hAnsi="Montserrat" w:cs="Arial"/>
                <w:bCs/>
                <w:sz w:val="20"/>
                <w:szCs w:val="20"/>
              </w:rPr>
            </w:rPrChange>
          </w:rPr>
          <w:delText>conjunto de unidades hospitalarias con servicios de atención ambulatoria e internamiento de pacientes atendidos por especialistas en medicina familiar, pediatría, ginecobstetricia, cirugía general y medicina interna, que cuentan con recursos de diagnóstico y tratamiento más complejos que el primer nivel de atención, considerando que en el Instituto se cuenta con subespecialidades médicas, lo que favorece la capacidad resolutiva.</w:delText>
        </w:r>
      </w:del>
    </w:p>
    <w:p w14:paraId="26E79C08" w14:textId="69103710" w:rsidR="0090016C" w:rsidRPr="00684B76" w:rsidDel="00851B41" w:rsidRDefault="0090016C">
      <w:pPr>
        <w:jc w:val="both"/>
        <w:rPr>
          <w:del w:id="927" w:author="Angelica Rodriguez Ortega" w:date="2023-03-21T17:13:00Z"/>
          <w:rFonts w:ascii="Montserrat" w:hAnsi="Montserrat" w:cs="Arial"/>
          <w:bCs/>
          <w:rPrChange w:id="928" w:author="Angelica Rodriguez Ortega" w:date="2023-03-21T19:01:00Z">
            <w:rPr>
              <w:del w:id="929" w:author="Angelica Rodriguez Ortega" w:date="2023-03-21T17:13:00Z"/>
              <w:rFonts w:ascii="Montserrat" w:hAnsi="Montserrat" w:cs="Arial"/>
              <w:bCs/>
              <w:sz w:val="20"/>
              <w:szCs w:val="20"/>
            </w:rPr>
          </w:rPrChange>
        </w:rPr>
        <w:pPrChange w:id="930" w:author="Angelica Rodriguez Ortega" w:date="2023-03-21T17:14:00Z">
          <w:pPr>
            <w:pStyle w:val="Prrafodelista"/>
          </w:pPr>
        </w:pPrChange>
      </w:pPr>
    </w:p>
    <w:p w14:paraId="1E59B97F" w14:textId="1565A675" w:rsidR="0090016C" w:rsidRPr="00684B76" w:rsidDel="00851B41" w:rsidRDefault="0090016C">
      <w:pPr>
        <w:jc w:val="both"/>
        <w:rPr>
          <w:del w:id="931" w:author="Angelica Rodriguez Ortega" w:date="2023-03-21T17:10:00Z"/>
          <w:rFonts w:ascii="Montserrat" w:hAnsi="Montserrat" w:cs="Arial"/>
          <w:bCs/>
          <w:rPrChange w:id="932" w:author="Angelica Rodriguez Ortega" w:date="2023-03-21T19:01:00Z">
            <w:rPr>
              <w:del w:id="933" w:author="Angelica Rodriguez Ortega" w:date="2023-03-21T17:10:00Z"/>
              <w:rFonts w:ascii="Montserrat" w:hAnsi="Montserrat" w:cs="Arial"/>
              <w:bCs/>
              <w:sz w:val="20"/>
              <w:szCs w:val="20"/>
            </w:rPr>
          </w:rPrChange>
        </w:rPr>
        <w:pPrChange w:id="934"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35" w:author="Angelica Rodriguez Ortega" w:date="2023-03-21T17:10:00Z">
        <w:r w:rsidRPr="00684B76" w:rsidDel="00851B41">
          <w:rPr>
            <w:rFonts w:ascii="Montserrat" w:hAnsi="Montserrat" w:cs="Arial"/>
            <w:b/>
            <w:bCs/>
            <w:rPrChange w:id="936" w:author="Angelica Rodriguez Ortega" w:date="2023-03-21T19:01:00Z">
              <w:rPr>
                <w:rFonts w:ascii="Montserrat" w:hAnsi="Montserrat" w:cs="Arial"/>
                <w:b/>
                <w:bCs/>
                <w:sz w:val="20"/>
                <w:szCs w:val="20"/>
              </w:rPr>
            </w:rPrChange>
          </w:rPr>
          <w:delText xml:space="preserve">Tercer Nivel de </w:delText>
        </w:r>
        <w:r w:rsidR="00C52F0A" w:rsidRPr="00684B76" w:rsidDel="00851B41">
          <w:rPr>
            <w:rFonts w:ascii="Montserrat" w:hAnsi="Montserrat" w:cs="Arial"/>
            <w:b/>
            <w:bCs/>
            <w:rPrChange w:id="937" w:author="Angelica Rodriguez Ortega" w:date="2023-03-21T19:01:00Z">
              <w:rPr>
                <w:rFonts w:ascii="Montserrat" w:hAnsi="Montserrat" w:cs="Arial"/>
                <w:b/>
                <w:bCs/>
                <w:sz w:val="20"/>
                <w:szCs w:val="20"/>
              </w:rPr>
            </w:rPrChange>
          </w:rPr>
          <w:delText>Atención</w:delText>
        </w:r>
        <w:r w:rsidR="00C52F0A" w:rsidRPr="00684B76" w:rsidDel="00851B41">
          <w:rPr>
            <w:rFonts w:ascii="Montserrat" w:hAnsi="Montserrat" w:cs="Arial"/>
            <w:bCs/>
            <w:rPrChange w:id="938" w:author="Angelica Rodriguez Ortega" w:date="2023-03-21T19:01:00Z">
              <w:rPr>
                <w:rFonts w:ascii="Montserrat" w:hAnsi="Montserrat" w:cs="Arial"/>
                <w:bCs/>
                <w:sz w:val="20"/>
                <w:szCs w:val="20"/>
              </w:rPr>
            </w:rPrChange>
          </w:rPr>
          <w:delText>. -</w:delText>
        </w:r>
        <w:r w:rsidRPr="00684B76" w:rsidDel="00851B41">
          <w:rPr>
            <w:rFonts w:ascii="Montserrat" w:hAnsi="Montserrat" w:cs="Arial"/>
            <w:bCs/>
            <w:rPrChange w:id="939" w:author="Angelica Rodriguez Ortega" w:date="2023-03-21T19:01:00Z">
              <w:rPr>
                <w:rFonts w:ascii="Montserrat" w:hAnsi="Montserrat" w:cs="Arial"/>
                <w:bCs/>
                <w:sz w:val="20"/>
                <w:szCs w:val="20"/>
              </w:rPr>
            </w:rPrChange>
          </w:rPr>
          <w:delText xml:space="preserve"> El conjunto de Unidades Médicas con capacidad resolutiva para atender patologías complejas, con especialidades y subespecialidades, enseñanza e investigación. Unidades Médicas desconcentradas, con presupuesto propio asignado.</w:delText>
        </w:r>
      </w:del>
    </w:p>
    <w:p w14:paraId="732E07C3" w14:textId="77AF9FEE" w:rsidR="0090016C" w:rsidRPr="00684B76" w:rsidDel="00851B41" w:rsidRDefault="0090016C">
      <w:pPr>
        <w:jc w:val="both"/>
        <w:rPr>
          <w:del w:id="940" w:author="Angelica Rodriguez Ortega" w:date="2023-03-21T17:11:00Z"/>
          <w:rFonts w:ascii="Montserrat" w:hAnsi="Montserrat" w:cs="Arial"/>
          <w:bCs/>
          <w:rPrChange w:id="941" w:author="Angelica Rodriguez Ortega" w:date="2023-03-21T19:01:00Z">
            <w:rPr>
              <w:del w:id="942" w:author="Angelica Rodriguez Ortega" w:date="2023-03-21T17:11:00Z"/>
              <w:rFonts w:ascii="Montserrat" w:hAnsi="Montserrat" w:cs="Arial"/>
              <w:bCs/>
              <w:sz w:val="20"/>
              <w:szCs w:val="20"/>
            </w:rPr>
          </w:rPrChange>
        </w:rPr>
        <w:pPrChange w:id="943" w:author="Angelica Rodriguez Ortega" w:date="2023-03-21T17:14:00Z">
          <w:pPr>
            <w:pStyle w:val="Prrafodelista"/>
            <w:tabs>
              <w:tab w:val="left" w:pos="284"/>
            </w:tabs>
            <w:ind w:left="426" w:right="49"/>
            <w:jc w:val="both"/>
          </w:pPr>
        </w:pPrChange>
      </w:pPr>
    </w:p>
    <w:p w14:paraId="57393FF6" w14:textId="5A7D558E" w:rsidR="003F16F5" w:rsidRPr="00684B76" w:rsidDel="00851B41" w:rsidRDefault="00C52F0A">
      <w:pPr>
        <w:jc w:val="both"/>
        <w:rPr>
          <w:del w:id="944" w:author="Angelica Rodriguez Ortega" w:date="2023-03-21T17:11:00Z"/>
          <w:rFonts w:ascii="Montserrat" w:hAnsi="Montserrat" w:cs="Arial"/>
          <w:bCs/>
          <w:rPrChange w:id="945" w:author="Angelica Rodriguez Ortega" w:date="2023-03-21T19:01:00Z">
            <w:rPr>
              <w:del w:id="946" w:author="Angelica Rodriguez Ortega" w:date="2023-03-21T17:11:00Z"/>
              <w:rFonts w:ascii="Montserrat" w:hAnsi="Montserrat" w:cs="Arial"/>
              <w:bCs/>
              <w:sz w:val="20"/>
              <w:szCs w:val="20"/>
            </w:rPr>
          </w:rPrChange>
        </w:rPr>
        <w:pPrChange w:id="947"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48" w:author="Angelica Rodriguez Ortega" w:date="2023-03-21T17:11:00Z">
        <w:r w:rsidRPr="00684B76" w:rsidDel="00851B41">
          <w:rPr>
            <w:rFonts w:ascii="Montserrat" w:eastAsia="Calibri" w:hAnsi="Montserrat" w:cs="Arial"/>
            <w:b/>
            <w:rPrChange w:id="949" w:author="Angelica Rodriguez Ortega" w:date="2023-03-21T19:01:00Z">
              <w:rPr>
                <w:rFonts w:ascii="Montserrat" w:eastAsia="Calibri" w:hAnsi="Montserrat" w:cs="Arial"/>
                <w:b/>
                <w:sz w:val="20"/>
                <w:szCs w:val="20"/>
              </w:rPr>
            </w:rPrChange>
          </w:rPr>
          <w:delText>Indicadores. -</w:delText>
        </w:r>
        <w:r w:rsidR="0090016C" w:rsidRPr="00684B76" w:rsidDel="00851B41">
          <w:rPr>
            <w:rFonts w:ascii="Montserrat" w:eastAsia="Calibri" w:hAnsi="Montserrat" w:cs="Arial"/>
            <w:b/>
            <w:rPrChange w:id="950" w:author="Angelica Rodriguez Ortega" w:date="2023-03-21T19:01:00Z">
              <w:rPr>
                <w:rFonts w:ascii="Montserrat" w:eastAsia="Calibri" w:hAnsi="Montserrat" w:cs="Arial"/>
                <w:b/>
                <w:sz w:val="20"/>
                <w:szCs w:val="20"/>
              </w:rPr>
            </w:rPrChange>
          </w:rPr>
          <w:delText xml:space="preserve"> </w:delText>
        </w:r>
        <w:r w:rsidR="0090016C" w:rsidRPr="00684B76" w:rsidDel="00851B41">
          <w:rPr>
            <w:rFonts w:ascii="Montserrat" w:eastAsia="Calibri" w:hAnsi="Montserrat" w:cs="Arial"/>
            <w:rPrChange w:id="951" w:author="Angelica Rodriguez Ortega" w:date="2023-03-21T19:01:00Z">
              <w:rPr>
                <w:rFonts w:ascii="Montserrat" w:eastAsia="Calibri" w:hAnsi="Montserrat" w:cs="Arial"/>
                <w:sz w:val="20"/>
                <w:szCs w:val="20"/>
              </w:rPr>
            </w:rPrChange>
          </w:rPr>
          <w:delText>Los</w:delText>
        </w:r>
        <w:r w:rsidR="0090016C" w:rsidRPr="00684B76" w:rsidDel="00851B41">
          <w:rPr>
            <w:rFonts w:ascii="Montserrat" w:eastAsia="Calibri" w:hAnsi="Montserrat" w:cs="Arial"/>
            <w:b/>
            <w:rPrChange w:id="952" w:author="Angelica Rodriguez Ortega" w:date="2023-03-21T19:01:00Z">
              <w:rPr>
                <w:rFonts w:ascii="Montserrat" w:eastAsia="Calibri" w:hAnsi="Montserrat" w:cs="Arial"/>
                <w:b/>
                <w:sz w:val="20"/>
                <w:szCs w:val="20"/>
              </w:rPr>
            </w:rPrChange>
          </w:rPr>
          <w:delText xml:space="preserve"> </w:delText>
        </w:r>
        <w:r w:rsidR="0090016C" w:rsidRPr="00684B76" w:rsidDel="00851B41">
          <w:rPr>
            <w:rFonts w:ascii="Montserrat" w:hAnsi="Montserrat" w:cs="Arial"/>
            <w:bCs/>
            <w:rPrChange w:id="953" w:author="Angelica Rodriguez Ortega" w:date="2023-03-21T19:01:00Z">
              <w:rPr>
                <w:rFonts w:ascii="Montserrat" w:hAnsi="Montserrat" w:cs="Arial"/>
                <w:bCs/>
                <w:sz w:val="20"/>
                <w:szCs w:val="20"/>
              </w:rPr>
            </w:rPrChange>
          </w:rPr>
          <w:delText>Aspectos medibles del rendimiento que se pueden utilizar para evaluar la calidad de los servicios de salud</w:delText>
        </w:r>
        <w:r w:rsidR="003F16F5" w:rsidRPr="00684B76" w:rsidDel="00851B41">
          <w:rPr>
            <w:rFonts w:ascii="Montserrat" w:hAnsi="Montserrat" w:cs="Arial"/>
            <w:bCs/>
            <w:rPrChange w:id="954" w:author="Angelica Rodriguez Ortega" w:date="2023-03-21T19:01:00Z">
              <w:rPr>
                <w:rFonts w:ascii="Montserrat" w:hAnsi="Montserrat" w:cs="Arial"/>
                <w:bCs/>
                <w:sz w:val="20"/>
                <w:szCs w:val="20"/>
              </w:rPr>
            </w:rPrChange>
          </w:rPr>
          <w:delText xml:space="preserve">, </w:delText>
        </w:r>
        <w:r w:rsidR="0090016C" w:rsidRPr="00684B76" w:rsidDel="00851B41">
          <w:rPr>
            <w:rFonts w:ascii="Montserrat" w:hAnsi="Montserrat" w:cs="Arial"/>
            <w:bCs/>
            <w:rPrChange w:id="955" w:author="Angelica Rodriguez Ortega" w:date="2023-03-21T19:01:00Z">
              <w:rPr>
                <w:rFonts w:ascii="Montserrat" w:hAnsi="Montserrat" w:cs="Arial"/>
                <w:bCs/>
                <w:sz w:val="20"/>
                <w:szCs w:val="20"/>
              </w:rPr>
            </w:rPrChange>
          </w:rPr>
          <w:delText>son instrumentos de medida que pueden ser usados para describir y comprender como funciona la calidad de un sistema o una actividad en concreto, en el área específica de la salud</w:delText>
        </w:r>
        <w:r w:rsidRPr="00684B76" w:rsidDel="00851B41">
          <w:rPr>
            <w:rFonts w:ascii="Montserrat" w:hAnsi="Montserrat" w:cs="Arial"/>
            <w:bCs/>
            <w:rPrChange w:id="956" w:author="Angelica Rodriguez Ortega" w:date="2023-03-21T19:01:00Z">
              <w:rPr>
                <w:rFonts w:ascii="Montserrat" w:hAnsi="Montserrat" w:cs="Arial"/>
                <w:bCs/>
                <w:sz w:val="20"/>
                <w:szCs w:val="20"/>
              </w:rPr>
            </w:rPrChange>
          </w:rPr>
          <w:delText>.</w:delText>
        </w:r>
        <w:r w:rsidR="003F16F5" w:rsidRPr="00684B76" w:rsidDel="00851B41">
          <w:rPr>
            <w:rFonts w:ascii="Montserrat" w:hAnsi="Montserrat" w:cs="Arial"/>
            <w:bCs/>
            <w:rPrChange w:id="957" w:author="Angelica Rodriguez Ortega" w:date="2023-03-21T19:01:00Z">
              <w:rPr>
                <w:rFonts w:ascii="Montserrat" w:hAnsi="Montserrat" w:cs="Arial"/>
                <w:bCs/>
                <w:sz w:val="20"/>
                <w:szCs w:val="20"/>
              </w:rPr>
            </w:rPrChange>
          </w:rPr>
          <w:delText xml:space="preserve"> </w:delText>
        </w:r>
      </w:del>
    </w:p>
    <w:p w14:paraId="2D2F48C9" w14:textId="15480EF1" w:rsidR="0090016C" w:rsidRPr="00684B76" w:rsidDel="00851B41" w:rsidRDefault="0090016C">
      <w:pPr>
        <w:jc w:val="both"/>
        <w:rPr>
          <w:del w:id="958" w:author="Angelica Rodriguez Ortega" w:date="2023-03-21T17:11:00Z"/>
          <w:rFonts w:ascii="Montserrat" w:eastAsia="Calibri" w:hAnsi="Montserrat" w:cs="Arial"/>
          <w:rPrChange w:id="959" w:author="Angelica Rodriguez Ortega" w:date="2023-03-21T19:01:00Z">
            <w:rPr>
              <w:del w:id="960" w:author="Angelica Rodriguez Ortega" w:date="2023-03-21T17:11:00Z"/>
              <w:rFonts w:ascii="Montserrat" w:eastAsia="Calibri" w:hAnsi="Montserrat" w:cs="Arial"/>
              <w:sz w:val="20"/>
              <w:szCs w:val="20"/>
            </w:rPr>
          </w:rPrChange>
        </w:rPr>
        <w:pPrChange w:id="961" w:author="Angelica Rodriguez Ortega" w:date="2023-03-21T17:14:00Z">
          <w:pPr>
            <w:pStyle w:val="Prrafodelista"/>
            <w:tabs>
              <w:tab w:val="left" w:pos="284"/>
            </w:tabs>
            <w:ind w:left="426" w:right="49"/>
            <w:jc w:val="both"/>
          </w:pPr>
        </w:pPrChange>
      </w:pPr>
    </w:p>
    <w:p w14:paraId="0A0814A6" w14:textId="4519C197" w:rsidR="0090016C" w:rsidRPr="00684B76" w:rsidDel="00851B41" w:rsidRDefault="0090016C">
      <w:pPr>
        <w:jc w:val="both"/>
        <w:rPr>
          <w:del w:id="962" w:author="Angelica Rodriguez Ortega" w:date="2023-03-21T17:12:00Z"/>
          <w:rFonts w:ascii="Montserrat" w:hAnsi="Montserrat" w:cs="Arial"/>
          <w:bCs/>
          <w:rPrChange w:id="963" w:author="Angelica Rodriguez Ortega" w:date="2023-03-21T19:01:00Z">
            <w:rPr>
              <w:del w:id="964" w:author="Angelica Rodriguez Ortega" w:date="2023-03-21T17:12:00Z"/>
              <w:rFonts w:ascii="Montserrat" w:hAnsi="Montserrat" w:cs="Arial"/>
              <w:bCs/>
              <w:sz w:val="20"/>
              <w:szCs w:val="20"/>
            </w:rPr>
          </w:rPrChange>
        </w:rPr>
        <w:pPrChange w:id="965"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66" w:author="Angelica Rodriguez Ortega" w:date="2023-03-21T17:12:00Z">
        <w:r w:rsidRPr="00684B76" w:rsidDel="00851B41">
          <w:rPr>
            <w:rFonts w:ascii="Montserrat" w:eastAsia="Calibri" w:hAnsi="Montserrat" w:cs="Arial"/>
            <w:b/>
            <w:rPrChange w:id="967" w:author="Angelica Rodriguez Ortega" w:date="2023-03-21T19:01:00Z">
              <w:rPr>
                <w:rFonts w:ascii="Montserrat" w:eastAsia="Calibri" w:hAnsi="Montserrat" w:cs="Arial"/>
                <w:b/>
                <w:sz w:val="20"/>
                <w:szCs w:val="20"/>
              </w:rPr>
            </w:rPrChange>
          </w:rPr>
          <w:delText>PASH</w:delText>
        </w:r>
        <w:r w:rsidRPr="00684B76" w:rsidDel="00851B41">
          <w:rPr>
            <w:rFonts w:ascii="Montserrat" w:hAnsi="Montserrat" w:cs="Arial"/>
            <w:bCs/>
            <w:rPrChange w:id="968" w:author="Angelica Rodriguez Ortega" w:date="2023-03-21T19:01:00Z">
              <w:rPr>
                <w:rFonts w:ascii="Montserrat" w:hAnsi="Montserrat" w:cs="Arial"/>
                <w:bCs/>
                <w:sz w:val="20"/>
                <w:szCs w:val="20"/>
              </w:rPr>
            </w:rPrChange>
          </w:rPr>
          <w:delText>.-Portal aplicativo de la Secretaria de Hacienda y Crédito Público.</w:delText>
        </w:r>
      </w:del>
    </w:p>
    <w:p w14:paraId="730CDEAC" w14:textId="0824A350" w:rsidR="0090016C" w:rsidRPr="00684B76" w:rsidDel="00851B41" w:rsidRDefault="0090016C">
      <w:pPr>
        <w:jc w:val="both"/>
        <w:rPr>
          <w:del w:id="969" w:author="Angelica Rodriguez Ortega" w:date="2023-03-21T17:12:00Z"/>
          <w:rFonts w:ascii="Montserrat" w:hAnsi="Montserrat" w:cs="Arial"/>
          <w:bCs/>
          <w:rPrChange w:id="970" w:author="Angelica Rodriguez Ortega" w:date="2023-03-21T19:01:00Z">
            <w:rPr>
              <w:del w:id="971" w:author="Angelica Rodriguez Ortega" w:date="2023-03-21T17:12:00Z"/>
              <w:rFonts w:ascii="Montserrat" w:hAnsi="Montserrat" w:cs="Arial"/>
              <w:bCs/>
              <w:sz w:val="20"/>
              <w:szCs w:val="20"/>
            </w:rPr>
          </w:rPrChange>
        </w:rPr>
        <w:pPrChange w:id="972" w:author="Angelica Rodriguez Ortega" w:date="2023-03-21T17:14:00Z">
          <w:pPr>
            <w:pStyle w:val="Prrafodelista"/>
            <w:tabs>
              <w:tab w:val="left" w:pos="284"/>
            </w:tabs>
            <w:ind w:left="426" w:right="49"/>
            <w:jc w:val="both"/>
          </w:pPr>
        </w:pPrChange>
      </w:pPr>
    </w:p>
    <w:p w14:paraId="4FC7596E" w14:textId="6B42DB7A" w:rsidR="0090016C" w:rsidRPr="00684B76" w:rsidDel="00851B41" w:rsidRDefault="0090016C">
      <w:pPr>
        <w:jc w:val="both"/>
        <w:rPr>
          <w:del w:id="973" w:author="Angelica Rodriguez Ortega" w:date="2023-03-21T17:12:00Z"/>
          <w:rFonts w:ascii="Montserrat" w:hAnsi="Montserrat" w:cs="Arial"/>
          <w:bCs/>
          <w:rPrChange w:id="974" w:author="Angelica Rodriguez Ortega" w:date="2023-03-21T19:01:00Z">
            <w:rPr>
              <w:del w:id="975" w:author="Angelica Rodriguez Ortega" w:date="2023-03-21T17:12:00Z"/>
              <w:rFonts w:ascii="Montserrat" w:hAnsi="Montserrat" w:cs="Arial"/>
              <w:bCs/>
              <w:sz w:val="20"/>
              <w:szCs w:val="20"/>
            </w:rPr>
          </w:rPrChange>
        </w:rPr>
        <w:pPrChange w:id="976"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77" w:author="Angelica Rodriguez Ortega" w:date="2023-03-21T17:12:00Z">
        <w:r w:rsidRPr="00684B76" w:rsidDel="00851B41">
          <w:rPr>
            <w:rFonts w:ascii="Montserrat" w:eastAsia="Calibri" w:hAnsi="Montserrat" w:cs="Arial"/>
            <w:b/>
            <w:rPrChange w:id="978" w:author="Angelica Rodriguez Ortega" w:date="2023-03-21T19:01:00Z">
              <w:rPr>
                <w:rFonts w:ascii="Montserrat" w:eastAsia="Calibri" w:hAnsi="Montserrat" w:cs="Arial"/>
                <w:b/>
                <w:sz w:val="20"/>
                <w:szCs w:val="20"/>
              </w:rPr>
            </w:rPrChange>
          </w:rPr>
          <w:delText>MIR</w:delText>
        </w:r>
        <w:r w:rsidRPr="00684B76" w:rsidDel="00851B41">
          <w:rPr>
            <w:rFonts w:ascii="Montserrat" w:hAnsi="Montserrat" w:cs="Arial"/>
            <w:b/>
            <w:bCs/>
            <w:rPrChange w:id="979" w:author="Angelica Rodriguez Ortega" w:date="2023-03-21T19:01:00Z">
              <w:rPr>
                <w:rFonts w:ascii="Montserrat" w:hAnsi="Montserrat" w:cs="Arial"/>
                <w:b/>
                <w:bCs/>
                <w:sz w:val="20"/>
                <w:szCs w:val="20"/>
              </w:rPr>
            </w:rPrChange>
          </w:rPr>
          <w:delText>.</w:delText>
        </w:r>
        <w:r w:rsidR="00901187" w:rsidRPr="00684B76" w:rsidDel="00851B41">
          <w:rPr>
            <w:rFonts w:ascii="Montserrat" w:hAnsi="Montserrat" w:cs="Arial"/>
            <w:b/>
            <w:bCs/>
            <w:rPrChange w:id="980" w:author="Angelica Rodriguez Ortega" w:date="2023-03-21T19:01:00Z">
              <w:rPr>
                <w:rFonts w:ascii="Montserrat" w:hAnsi="Montserrat" w:cs="Arial"/>
                <w:b/>
                <w:bCs/>
                <w:sz w:val="20"/>
                <w:szCs w:val="20"/>
              </w:rPr>
            </w:rPrChange>
          </w:rPr>
          <w:delText xml:space="preserve">- </w:delText>
        </w:r>
        <w:r w:rsidR="00901187" w:rsidRPr="00684B76" w:rsidDel="00851B41">
          <w:rPr>
            <w:rFonts w:ascii="Montserrat" w:hAnsi="Montserrat" w:cs="Arial"/>
            <w:bCs/>
            <w:rPrChange w:id="981" w:author="Angelica Rodriguez Ortega" w:date="2023-03-21T19:01:00Z">
              <w:rPr>
                <w:rFonts w:ascii="Montserrat" w:hAnsi="Montserrat" w:cs="Arial"/>
                <w:bCs/>
                <w:sz w:val="20"/>
                <w:szCs w:val="20"/>
              </w:rPr>
            </w:rPrChange>
          </w:rPr>
          <w:delText>Matriz</w:delText>
        </w:r>
        <w:r w:rsidRPr="00684B76" w:rsidDel="00851B41">
          <w:rPr>
            <w:rFonts w:ascii="Montserrat" w:hAnsi="Montserrat" w:cs="Arial"/>
            <w:bCs/>
            <w:rPrChange w:id="982" w:author="Angelica Rodriguez Ortega" w:date="2023-03-21T19:01:00Z">
              <w:rPr>
                <w:rFonts w:ascii="Montserrat" w:hAnsi="Montserrat" w:cs="Arial"/>
                <w:bCs/>
                <w:sz w:val="20"/>
                <w:szCs w:val="20"/>
              </w:rPr>
            </w:rPrChange>
          </w:rPr>
          <w:delText xml:space="preserve"> de Resultados de Indicadores.</w:delText>
        </w:r>
      </w:del>
    </w:p>
    <w:p w14:paraId="2DBEAEFF" w14:textId="7EEABEB8" w:rsidR="0090016C" w:rsidRPr="00684B76" w:rsidDel="00851B41" w:rsidRDefault="0090016C">
      <w:pPr>
        <w:jc w:val="both"/>
        <w:rPr>
          <w:del w:id="983" w:author="Angelica Rodriguez Ortega" w:date="2023-03-21T17:12:00Z"/>
          <w:rFonts w:ascii="Montserrat" w:eastAsia="Calibri" w:hAnsi="Montserrat" w:cs="Arial"/>
          <w:rPrChange w:id="984" w:author="Angelica Rodriguez Ortega" w:date="2023-03-21T19:01:00Z">
            <w:rPr>
              <w:del w:id="985" w:author="Angelica Rodriguez Ortega" w:date="2023-03-21T17:12:00Z"/>
              <w:rFonts w:ascii="Montserrat" w:eastAsia="Calibri" w:hAnsi="Montserrat" w:cs="Arial"/>
              <w:sz w:val="20"/>
              <w:szCs w:val="20"/>
            </w:rPr>
          </w:rPrChange>
        </w:rPr>
        <w:pPrChange w:id="986" w:author="Angelica Rodriguez Ortega" w:date="2023-03-21T17:14:00Z">
          <w:pPr>
            <w:pStyle w:val="Prrafodelista"/>
            <w:tabs>
              <w:tab w:val="left" w:pos="4050"/>
            </w:tabs>
            <w:ind w:left="426" w:right="49"/>
            <w:jc w:val="both"/>
          </w:pPr>
        </w:pPrChange>
      </w:pPr>
    </w:p>
    <w:p w14:paraId="074C44E8" w14:textId="52A59E4D" w:rsidR="0090016C" w:rsidRPr="00684B76" w:rsidDel="00851B41" w:rsidRDefault="0090016C">
      <w:pPr>
        <w:jc w:val="both"/>
        <w:rPr>
          <w:del w:id="987" w:author="Angelica Rodriguez Ortega" w:date="2023-03-21T17:12:00Z"/>
          <w:rFonts w:ascii="Montserrat" w:hAnsi="Montserrat" w:cs="Arial"/>
          <w:rPrChange w:id="988" w:author="Angelica Rodriguez Ortega" w:date="2023-03-21T19:01:00Z">
            <w:rPr>
              <w:del w:id="989" w:author="Angelica Rodriguez Ortega" w:date="2023-03-21T17:12:00Z"/>
              <w:rFonts w:ascii="Montserrat" w:hAnsi="Montserrat" w:cs="Arial"/>
              <w:sz w:val="20"/>
              <w:szCs w:val="20"/>
            </w:rPr>
          </w:rPrChange>
        </w:rPr>
        <w:pPrChange w:id="990"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991" w:author="Angelica Rodriguez Ortega" w:date="2023-03-21T17:12:00Z">
        <w:r w:rsidRPr="00684B76" w:rsidDel="00851B41">
          <w:rPr>
            <w:rFonts w:ascii="Montserrat" w:hAnsi="Montserrat" w:cs="Arial"/>
            <w:b/>
            <w:rPrChange w:id="992" w:author="Angelica Rodriguez Ortega" w:date="2023-03-21T19:01:00Z">
              <w:rPr>
                <w:rFonts w:ascii="Montserrat" w:hAnsi="Montserrat" w:cs="Arial"/>
                <w:b/>
                <w:sz w:val="20"/>
                <w:szCs w:val="20"/>
              </w:rPr>
            </w:rPrChange>
          </w:rPr>
          <w:delText>APP.-</w:delText>
        </w:r>
        <w:r w:rsidRPr="00684B76" w:rsidDel="00851B41">
          <w:rPr>
            <w:rFonts w:ascii="Montserrat" w:hAnsi="Montserrat" w:cs="Arial"/>
            <w:rPrChange w:id="993" w:author="Angelica Rodriguez Ortega" w:date="2023-03-21T19:01:00Z">
              <w:rPr>
                <w:rFonts w:ascii="Montserrat" w:hAnsi="Montserrat" w:cs="Arial"/>
                <w:sz w:val="20"/>
                <w:szCs w:val="20"/>
              </w:rPr>
            </w:rPrChange>
          </w:rPr>
          <w:delText xml:space="preserve"> Asociación Público-Privada. El proceso que abarca diversos esquemas de colaboración y cooperación en capacidades y recursos entre el sector público y el sector privado a través de los cuales se busca alcanzar objetivos comunes o complementarios de manera efectiva bajo este precepto general existen diversos tipos y definiciones específicas de las asociaciones público-privadas.</w:delText>
        </w:r>
      </w:del>
    </w:p>
    <w:p w14:paraId="13FC2AB6" w14:textId="36B6CFE2" w:rsidR="00BF16C3" w:rsidRPr="00684B76" w:rsidDel="00851B41" w:rsidRDefault="00BF16C3">
      <w:pPr>
        <w:jc w:val="both"/>
        <w:rPr>
          <w:del w:id="994" w:author="Angelica Rodriguez Ortega" w:date="2023-03-21T17:12:00Z"/>
          <w:rFonts w:ascii="Montserrat" w:hAnsi="Montserrat" w:cs="Arial"/>
          <w:rPrChange w:id="995" w:author="Angelica Rodriguez Ortega" w:date="2023-03-21T19:01:00Z">
            <w:rPr>
              <w:del w:id="996" w:author="Angelica Rodriguez Ortega" w:date="2023-03-21T17:12:00Z"/>
              <w:rFonts w:ascii="Montserrat" w:hAnsi="Montserrat" w:cs="Arial"/>
              <w:sz w:val="20"/>
              <w:szCs w:val="20"/>
            </w:rPr>
          </w:rPrChange>
        </w:rPr>
        <w:pPrChange w:id="997" w:author="Angelica Rodriguez Ortega" w:date="2023-03-21T17:14:00Z">
          <w:pPr>
            <w:tabs>
              <w:tab w:val="left" w:pos="284"/>
            </w:tabs>
            <w:spacing w:line="276" w:lineRule="auto"/>
            <w:ind w:left="426" w:right="49" w:hanging="709"/>
            <w:jc w:val="both"/>
          </w:pPr>
        </w:pPrChange>
      </w:pPr>
    </w:p>
    <w:p w14:paraId="4BFF44F5" w14:textId="1FFBE5DD" w:rsidR="0090016C" w:rsidRPr="00684B76" w:rsidDel="00851B41" w:rsidRDefault="0090016C">
      <w:pPr>
        <w:jc w:val="both"/>
        <w:rPr>
          <w:del w:id="998" w:author="Angelica Rodriguez Ortega" w:date="2023-03-21T17:12:00Z"/>
          <w:rFonts w:ascii="Montserrat" w:hAnsi="Montserrat" w:cs="Arial"/>
          <w:bCs/>
          <w:rPrChange w:id="999" w:author="Angelica Rodriguez Ortega" w:date="2023-03-21T19:01:00Z">
            <w:rPr>
              <w:del w:id="1000" w:author="Angelica Rodriguez Ortega" w:date="2023-03-21T17:12:00Z"/>
              <w:rFonts w:ascii="Montserrat" w:hAnsi="Montserrat" w:cs="Arial"/>
              <w:bCs/>
              <w:sz w:val="20"/>
              <w:szCs w:val="20"/>
            </w:rPr>
          </w:rPrChange>
        </w:rPr>
        <w:pPrChange w:id="1001" w:author="Angelica Rodriguez Ortega" w:date="2023-03-21T17:14:00Z">
          <w:pPr>
            <w:pStyle w:val="Prrafodelista"/>
            <w:widowControl/>
            <w:numPr>
              <w:numId w:val="4"/>
            </w:numPr>
            <w:tabs>
              <w:tab w:val="left" w:pos="284"/>
            </w:tabs>
            <w:autoSpaceDE/>
            <w:autoSpaceDN/>
            <w:ind w:left="426" w:right="49" w:hanging="397"/>
            <w:contextualSpacing/>
            <w:jc w:val="both"/>
          </w:pPr>
        </w:pPrChange>
      </w:pPr>
      <w:del w:id="1002" w:author="Angelica Rodriguez Ortega" w:date="2023-03-21T17:12:00Z">
        <w:r w:rsidRPr="00684B76" w:rsidDel="00851B41">
          <w:rPr>
            <w:rFonts w:ascii="Montserrat" w:hAnsi="Montserrat" w:cs="Arial"/>
            <w:b/>
            <w:bCs/>
            <w:rPrChange w:id="1003" w:author="Angelica Rodriguez Ortega" w:date="2023-03-21T19:01:00Z">
              <w:rPr>
                <w:rFonts w:ascii="Montserrat" w:hAnsi="Montserrat" w:cs="Arial"/>
                <w:b/>
                <w:bCs/>
                <w:sz w:val="20"/>
                <w:szCs w:val="20"/>
              </w:rPr>
            </w:rPrChange>
          </w:rPr>
          <w:delText xml:space="preserve">SHCP.- </w:delText>
        </w:r>
        <w:r w:rsidRPr="00684B76" w:rsidDel="00851B41">
          <w:rPr>
            <w:rFonts w:ascii="Montserrat" w:hAnsi="Montserrat" w:cs="Arial"/>
            <w:bCs/>
            <w:rPrChange w:id="1004" w:author="Angelica Rodriguez Ortega" w:date="2023-03-21T19:01:00Z">
              <w:rPr>
                <w:rFonts w:ascii="Montserrat" w:hAnsi="Montserrat" w:cs="Arial"/>
                <w:bCs/>
                <w:sz w:val="20"/>
                <w:szCs w:val="20"/>
              </w:rPr>
            </w:rPrChange>
          </w:rPr>
          <w:delText>Secretaría de Hacienda y Crédito Públicose encarga de</w:delText>
        </w:r>
        <w:r w:rsidRPr="00684B76" w:rsidDel="00851B41">
          <w:rPr>
            <w:rFonts w:ascii="Montserrat" w:hAnsi="Montserrat" w:cs="Arial"/>
            <w:b/>
            <w:bCs/>
            <w:rPrChange w:id="1005" w:author="Angelica Rodriguez Ortega" w:date="2023-03-21T19:01:00Z">
              <w:rPr>
                <w:rFonts w:ascii="Montserrat" w:hAnsi="Montserrat" w:cs="Arial"/>
                <w:b/>
                <w:bCs/>
                <w:sz w:val="20"/>
                <w:szCs w:val="20"/>
              </w:rPr>
            </w:rPrChange>
          </w:rPr>
          <w:delText xml:space="preserve"> </w:delText>
        </w:r>
        <w:r w:rsidRPr="00684B76" w:rsidDel="00851B41">
          <w:rPr>
            <w:rFonts w:ascii="Montserrat" w:hAnsi="Montserrat" w:cs="Arial"/>
            <w:bCs/>
            <w:rPrChange w:id="1006" w:author="Angelica Rodriguez Ortega" w:date="2023-03-21T19:01:00Z">
              <w:rPr>
                <w:rFonts w:ascii="Montserrat" w:hAnsi="Montserrat" w:cs="Arial"/>
                <w:bCs/>
                <w:sz w:val="20"/>
                <w:szCs w:val="20"/>
              </w:rPr>
            </w:rPrChange>
          </w:rPr>
          <w:delText xml:space="preserve">apoyar a las dependencias y entidades de la Administración Pública Federal que coordinen actos jurídicos o con cargo a cuyos presupuestos se aporten recursos públicos federales, para la constitución y operación de fideicomisos no considerados entidad paraestatal, así como de mandatos y </w:delText>
        </w:r>
        <w:r w:rsidRPr="00684B76" w:rsidDel="00851B41">
          <w:rPr>
            <w:rFonts w:ascii="Montserrat" w:hAnsi="Montserrat" w:cs="Arial"/>
            <w:bCs/>
            <w:rPrChange w:id="1007" w:author="Angelica Rodriguez Ortega" w:date="2023-03-21T19:01:00Z">
              <w:rPr>
                <w:rFonts w:ascii="Montserrat" w:hAnsi="Montserrat" w:cs="Arial"/>
                <w:bCs/>
                <w:sz w:val="20"/>
                <w:szCs w:val="20"/>
              </w:rPr>
            </w:rPrChange>
          </w:rPr>
          <w:lastRenderedPageBreak/>
          <w:delText>contratos análogos, en las labores de registro, renovación, registro de aportaciones, control, seguimiento, transparencia y rendición de cuentas, conforme al marco jurídico normativo vigente.</w:delText>
        </w:r>
      </w:del>
    </w:p>
    <w:p w14:paraId="1B0557BA" w14:textId="2E1D4B70" w:rsidR="0090016C" w:rsidRPr="00684B76" w:rsidDel="00851B41" w:rsidRDefault="0090016C">
      <w:pPr>
        <w:jc w:val="both"/>
        <w:rPr>
          <w:del w:id="1008" w:author="Angelica Rodriguez Ortega" w:date="2023-03-21T17:13:00Z"/>
          <w:rFonts w:ascii="Montserrat" w:hAnsi="Montserrat" w:cs="Arial"/>
          <w:bCs/>
          <w:rPrChange w:id="1009" w:author="Angelica Rodriguez Ortega" w:date="2023-03-21T19:01:00Z">
            <w:rPr>
              <w:del w:id="1010" w:author="Angelica Rodriguez Ortega" w:date="2023-03-21T17:13:00Z"/>
              <w:rFonts w:ascii="Montserrat" w:hAnsi="Montserrat" w:cs="Arial"/>
              <w:bCs/>
              <w:sz w:val="20"/>
              <w:szCs w:val="20"/>
            </w:rPr>
          </w:rPrChange>
        </w:rPr>
        <w:pPrChange w:id="1011" w:author="Angelica Rodriguez Ortega" w:date="2023-03-21T17:14:00Z">
          <w:pPr>
            <w:tabs>
              <w:tab w:val="left" w:pos="284"/>
            </w:tabs>
            <w:ind w:right="49"/>
            <w:jc w:val="both"/>
          </w:pPr>
        </w:pPrChange>
      </w:pPr>
    </w:p>
    <w:p w14:paraId="3703438D" w14:textId="20FD0649" w:rsidR="0090016C" w:rsidRPr="00684B76" w:rsidDel="00851B41" w:rsidRDefault="0090016C">
      <w:pPr>
        <w:jc w:val="both"/>
        <w:rPr>
          <w:del w:id="1012" w:author="Angelica Rodriguez Ortega" w:date="2023-03-21T17:13:00Z"/>
          <w:rFonts w:ascii="Montserrat" w:hAnsi="Montserrat" w:cs="Arial"/>
          <w:bCs/>
          <w:rPrChange w:id="1013" w:author="Angelica Rodriguez Ortega" w:date="2023-03-21T19:01:00Z">
            <w:rPr>
              <w:del w:id="1014" w:author="Angelica Rodriguez Ortega" w:date="2023-03-21T17:13:00Z"/>
              <w:rFonts w:ascii="Montserrat" w:hAnsi="Montserrat" w:cs="Arial"/>
              <w:bCs/>
              <w:sz w:val="20"/>
              <w:szCs w:val="20"/>
            </w:rPr>
          </w:rPrChange>
        </w:rPr>
        <w:pPrChange w:id="1015" w:author="Angelica Rodriguez Ortega" w:date="2023-03-21T17:14:00Z">
          <w:pPr>
            <w:pStyle w:val="Prrafodelista"/>
            <w:widowControl/>
            <w:numPr>
              <w:numId w:val="4"/>
            </w:numPr>
            <w:tabs>
              <w:tab w:val="left" w:pos="284"/>
            </w:tabs>
            <w:autoSpaceDE/>
            <w:autoSpaceDN/>
            <w:ind w:left="284" w:right="49" w:hanging="360"/>
            <w:contextualSpacing/>
            <w:jc w:val="both"/>
          </w:pPr>
        </w:pPrChange>
      </w:pPr>
      <w:del w:id="1016" w:author="Angelica Rodriguez Ortega" w:date="2023-03-21T17:13:00Z">
        <w:r w:rsidRPr="00684B76" w:rsidDel="00851B41">
          <w:rPr>
            <w:rFonts w:ascii="Montserrat" w:hAnsi="Montserrat" w:cs="Arial"/>
            <w:b/>
            <w:bCs/>
            <w:rPrChange w:id="1017" w:author="Angelica Rodriguez Ortega" w:date="2023-03-21T19:01:00Z">
              <w:rPr>
                <w:rFonts w:ascii="Montserrat" w:hAnsi="Montserrat" w:cs="Arial"/>
                <w:b/>
                <w:bCs/>
                <w:sz w:val="20"/>
                <w:szCs w:val="20"/>
              </w:rPr>
            </w:rPrChange>
          </w:rPr>
          <w:delText xml:space="preserve">Contrato.- </w:delText>
        </w:r>
        <w:r w:rsidRPr="00684B76" w:rsidDel="00851B41">
          <w:rPr>
            <w:rFonts w:ascii="Montserrat" w:hAnsi="Montserrat" w:cs="Arial"/>
            <w:bCs/>
            <w:rPrChange w:id="1018" w:author="Angelica Rodriguez Ortega" w:date="2023-03-21T19:01:00Z">
              <w:rPr>
                <w:rFonts w:ascii="Montserrat" w:hAnsi="Montserrat" w:cs="Arial"/>
                <w:bCs/>
                <w:sz w:val="20"/>
                <w:szCs w:val="20"/>
              </w:rPr>
            </w:rPrChange>
          </w:rPr>
          <w:delText>Consentimiento entre dos o más partes involucradas, de debe enmarcarse legalmente para concretarse, por medio escrito, es vinculante y se encuentra sujeto a la legislación, con un contexto en un ambiente laboral, con aceptación mutua dentro del marco legal para tener validez.</w:delText>
        </w:r>
      </w:del>
    </w:p>
    <w:p w14:paraId="13434EEB" w14:textId="25E6D4B2" w:rsidR="0090016C" w:rsidRPr="00684B76" w:rsidDel="00851B41" w:rsidRDefault="0090016C">
      <w:pPr>
        <w:jc w:val="both"/>
        <w:rPr>
          <w:del w:id="1019" w:author="Angelica Rodriguez Ortega" w:date="2023-03-21T17:13:00Z"/>
          <w:rFonts w:ascii="Montserrat" w:hAnsi="Montserrat" w:cs="Arial"/>
          <w:bCs/>
          <w:rPrChange w:id="1020" w:author="Angelica Rodriguez Ortega" w:date="2023-03-21T19:01:00Z">
            <w:rPr>
              <w:del w:id="1021" w:author="Angelica Rodriguez Ortega" w:date="2023-03-21T17:13:00Z"/>
              <w:rFonts w:ascii="Montserrat" w:hAnsi="Montserrat" w:cs="Arial"/>
              <w:bCs/>
              <w:sz w:val="20"/>
              <w:szCs w:val="20"/>
            </w:rPr>
          </w:rPrChange>
        </w:rPr>
        <w:pPrChange w:id="1022" w:author="Angelica Rodriguez Ortega" w:date="2023-03-21T17:14:00Z">
          <w:pPr>
            <w:pStyle w:val="Prrafodelista"/>
            <w:tabs>
              <w:tab w:val="left" w:pos="284"/>
            </w:tabs>
            <w:ind w:right="49"/>
            <w:jc w:val="both"/>
          </w:pPr>
        </w:pPrChange>
      </w:pPr>
    </w:p>
    <w:p w14:paraId="183746EB" w14:textId="0641A22B" w:rsidR="0090016C" w:rsidRPr="00684B76" w:rsidDel="00851B41" w:rsidRDefault="0090016C">
      <w:pPr>
        <w:jc w:val="both"/>
        <w:rPr>
          <w:del w:id="1023" w:author="Angelica Rodriguez Ortega" w:date="2023-03-21T17:13:00Z"/>
          <w:rFonts w:ascii="Montserrat" w:hAnsi="Montserrat" w:cs="Arial"/>
          <w:bCs/>
          <w:rPrChange w:id="1024" w:author="Angelica Rodriguez Ortega" w:date="2023-03-21T19:01:00Z">
            <w:rPr>
              <w:del w:id="1025" w:author="Angelica Rodriguez Ortega" w:date="2023-03-21T17:13:00Z"/>
              <w:rFonts w:ascii="Montserrat" w:hAnsi="Montserrat" w:cs="Arial"/>
              <w:bCs/>
              <w:sz w:val="20"/>
              <w:szCs w:val="20"/>
            </w:rPr>
          </w:rPrChange>
        </w:rPr>
        <w:pPrChange w:id="1026" w:author="Angelica Rodriguez Ortega" w:date="2023-03-21T17:14:00Z">
          <w:pPr>
            <w:pStyle w:val="Prrafodelista"/>
            <w:widowControl/>
            <w:numPr>
              <w:numId w:val="4"/>
            </w:numPr>
            <w:tabs>
              <w:tab w:val="left" w:pos="284"/>
            </w:tabs>
            <w:autoSpaceDE/>
            <w:autoSpaceDN/>
            <w:ind w:left="284" w:right="49" w:hanging="360"/>
            <w:contextualSpacing/>
            <w:jc w:val="both"/>
          </w:pPr>
        </w:pPrChange>
      </w:pPr>
      <w:del w:id="1027" w:author="Angelica Rodriguez Ortega" w:date="2023-03-21T17:13:00Z">
        <w:r w:rsidRPr="00684B76" w:rsidDel="00851B41">
          <w:rPr>
            <w:rFonts w:ascii="Montserrat" w:hAnsi="Montserrat" w:cs="Arial"/>
            <w:b/>
            <w:bCs/>
            <w:rPrChange w:id="1028" w:author="Angelica Rodriguez Ortega" w:date="2023-03-21T19:01:00Z">
              <w:rPr>
                <w:rFonts w:ascii="Montserrat" w:hAnsi="Montserrat" w:cs="Arial"/>
                <w:b/>
                <w:bCs/>
                <w:sz w:val="20"/>
                <w:szCs w:val="20"/>
              </w:rPr>
            </w:rPrChange>
          </w:rPr>
          <w:delText>Convenio.-</w:delText>
        </w:r>
        <w:r w:rsidRPr="00684B76" w:rsidDel="00851B41">
          <w:rPr>
            <w:rFonts w:ascii="Montserrat" w:hAnsi="Montserrat" w:cs="Arial"/>
            <w:bCs/>
            <w:rPrChange w:id="1029" w:author="Angelica Rodriguez Ortega" w:date="2023-03-21T19:01:00Z">
              <w:rPr>
                <w:rFonts w:ascii="Montserrat" w:hAnsi="Montserrat" w:cs="Arial"/>
                <w:bCs/>
                <w:sz w:val="20"/>
                <w:szCs w:val="20"/>
              </w:rPr>
            </w:rPrChange>
          </w:rPr>
          <w:delText xml:space="preserve"> Acuerdo entre las partes respecto a un tema en un contexto que no requiere legalidad, puede ser por medio oral o escrito, con una oferta de aceptación, no crea ningún tipo de compromiso legal, normalmente se da en un contexto social o familiar, solo necesita de la aceptación mutua para dar validez.</w:delText>
        </w:r>
      </w:del>
    </w:p>
    <w:p w14:paraId="1BA86C08" w14:textId="1EF70AB7" w:rsidR="0090016C" w:rsidRPr="00684B76" w:rsidDel="00851B41" w:rsidRDefault="0090016C">
      <w:pPr>
        <w:jc w:val="both"/>
        <w:rPr>
          <w:del w:id="1030" w:author="Angelica Rodriguez Ortega" w:date="2023-03-21T17:13:00Z"/>
          <w:rFonts w:ascii="Montserrat" w:hAnsi="Montserrat" w:cs="Arial"/>
          <w:rPrChange w:id="1031" w:author="Angelica Rodriguez Ortega" w:date="2023-03-21T19:01:00Z">
            <w:rPr>
              <w:del w:id="1032" w:author="Angelica Rodriguez Ortega" w:date="2023-03-21T17:13:00Z"/>
              <w:rFonts w:ascii="Montserrat" w:hAnsi="Montserrat" w:cs="Arial"/>
              <w:sz w:val="20"/>
              <w:szCs w:val="20"/>
            </w:rPr>
          </w:rPrChange>
        </w:rPr>
        <w:pPrChange w:id="1033" w:author="Angelica Rodriguez Ortega" w:date="2023-03-21T17:14:00Z">
          <w:pPr>
            <w:pStyle w:val="Prrafodelista"/>
            <w:tabs>
              <w:tab w:val="left" w:pos="284"/>
            </w:tabs>
            <w:ind w:left="426" w:right="49"/>
            <w:jc w:val="both"/>
          </w:pPr>
        </w:pPrChange>
      </w:pPr>
    </w:p>
    <w:p w14:paraId="27452D66" w14:textId="0D445929" w:rsidR="0090016C" w:rsidRPr="00684B76" w:rsidDel="00851B41" w:rsidRDefault="0090016C">
      <w:pPr>
        <w:jc w:val="both"/>
        <w:rPr>
          <w:del w:id="1034" w:author="Angelica Rodriguez Ortega" w:date="2023-03-21T17:14:00Z"/>
          <w:rFonts w:cs="Arial"/>
          <w:rPrChange w:id="1035" w:author="Angelica Rodriguez Ortega" w:date="2023-03-21T19:01:00Z">
            <w:rPr>
              <w:del w:id="1036" w:author="Angelica Rodriguez Ortega" w:date="2023-03-21T17:14:00Z"/>
              <w:rFonts w:cs="Arial"/>
              <w:sz w:val="20"/>
              <w:szCs w:val="20"/>
            </w:rPr>
          </w:rPrChange>
        </w:rPr>
        <w:pPrChange w:id="1037" w:author="Angelica Rodriguez Ortega" w:date="2023-03-21T17:14:00Z">
          <w:pPr>
            <w:pStyle w:val="Ttulo1"/>
            <w:numPr>
              <w:numId w:val="3"/>
            </w:numPr>
            <w:spacing w:before="0"/>
            <w:ind w:left="426" w:right="49" w:hanging="397"/>
          </w:pPr>
        </w:pPrChange>
      </w:pPr>
      <w:del w:id="1038" w:author="Angelica Rodriguez Ortega" w:date="2023-03-21T17:14:00Z">
        <w:r w:rsidRPr="00684B76" w:rsidDel="00851B41">
          <w:rPr>
            <w:rFonts w:ascii="Montserrat" w:hAnsi="Montserrat" w:cs="Arial"/>
            <w:rPrChange w:id="1039" w:author="Angelica Rodriguez Ortega" w:date="2023-03-21T19:01:00Z">
              <w:rPr>
                <w:rFonts w:cs="Arial"/>
                <w:b w:val="0"/>
                <w:bCs w:val="0"/>
                <w:sz w:val="20"/>
                <w:szCs w:val="20"/>
              </w:rPr>
            </w:rPrChange>
          </w:rPr>
          <w:delText>Ámbito de Aplicación</w:delText>
        </w:r>
      </w:del>
    </w:p>
    <w:p w14:paraId="23EB6844" w14:textId="121D3F82" w:rsidR="0090016C" w:rsidRPr="00684B76" w:rsidDel="00851B41" w:rsidRDefault="0090016C">
      <w:pPr>
        <w:jc w:val="both"/>
        <w:rPr>
          <w:del w:id="1040" w:author="Angelica Rodriguez Ortega" w:date="2023-03-21T17:14:00Z"/>
          <w:rFonts w:ascii="Montserrat" w:eastAsia="Montserrat" w:hAnsi="Montserrat" w:cs="Arial"/>
          <w:b/>
          <w:bCs/>
          <w:rPrChange w:id="1041" w:author="Angelica Rodriguez Ortega" w:date="2023-03-21T19:01:00Z">
            <w:rPr>
              <w:del w:id="1042" w:author="Angelica Rodriguez Ortega" w:date="2023-03-21T17:14:00Z"/>
              <w:rFonts w:ascii="Montserrat" w:eastAsia="Montserrat" w:hAnsi="Montserrat" w:cs="Arial"/>
              <w:b/>
              <w:bCs/>
              <w:sz w:val="20"/>
              <w:szCs w:val="20"/>
            </w:rPr>
          </w:rPrChange>
        </w:rPr>
        <w:pPrChange w:id="1043" w:author="Angelica Rodriguez Ortega" w:date="2023-03-21T17:14:00Z">
          <w:pPr>
            <w:shd w:val="clear" w:color="auto" w:fill="FFFFFF"/>
            <w:ind w:right="49"/>
            <w:jc w:val="both"/>
          </w:pPr>
        </w:pPrChange>
      </w:pPr>
    </w:p>
    <w:p w14:paraId="190BB3C0" w14:textId="214ACEBB" w:rsidR="0090016C" w:rsidRPr="00684B76" w:rsidDel="00851B41" w:rsidRDefault="0090016C">
      <w:pPr>
        <w:jc w:val="both"/>
        <w:rPr>
          <w:del w:id="1044" w:author="Angelica Rodriguez Ortega" w:date="2023-03-21T17:14:00Z"/>
          <w:rFonts w:ascii="Montserrat" w:hAnsi="Montserrat" w:cs="Arial"/>
          <w:rPrChange w:id="1045" w:author="Angelica Rodriguez Ortega" w:date="2023-03-21T19:01:00Z">
            <w:rPr>
              <w:del w:id="1046" w:author="Angelica Rodriguez Ortega" w:date="2023-03-21T17:14:00Z"/>
              <w:rFonts w:ascii="Montserrat" w:hAnsi="Montserrat" w:cs="Arial"/>
              <w:sz w:val="20"/>
              <w:szCs w:val="20"/>
            </w:rPr>
          </w:rPrChange>
        </w:rPr>
        <w:pPrChange w:id="1047" w:author="Angelica Rodriguez Ortega" w:date="2023-03-21T17:14:00Z">
          <w:pPr>
            <w:shd w:val="clear" w:color="auto" w:fill="FFFFFF"/>
            <w:ind w:right="49"/>
            <w:jc w:val="both"/>
          </w:pPr>
        </w:pPrChange>
      </w:pPr>
      <w:del w:id="1048" w:author="Angelica Rodriguez Ortega" w:date="2023-03-21T17:14:00Z">
        <w:r w:rsidRPr="00684B76" w:rsidDel="00851B41">
          <w:rPr>
            <w:rFonts w:ascii="Montserrat" w:hAnsi="Montserrat" w:cs="Arial"/>
            <w:rPrChange w:id="1049" w:author="Angelica Rodriguez Ortega" w:date="2023-03-21T19:01:00Z">
              <w:rPr>
                <w:rFonts w:ascii="Montserrat" w:hAnsi="Montserrat" w:cs="Arial"/>
                <w:sz w:val="20"/>
                <w:szCs w:val="20"/>
              </w:rPr>
            </w:rPrChange>
          </w:rPr>
          <w:delText>Las disposiciones contenidas en estas Políticas son aplicables a l</w:delText>
        </w:r>
        <w:r w:rsidR="00AD19A6" w:rsidRPr="00684B76" w:rsidDel="00851B41">
          <w:rPr>
            <w:rFonts w:ascii="Montserrat" w:hAnsi="Montserrat" w:cs="Arial"/>
            <w:rPrChange w:id="1050" w:author="Angelica Rodriguez Ortega" w:date="2023-03-21T19:01:00Z">
              <w:rPr>
                <w:rFonts w:ascii="Montserrat" w:hAnsi="Montserrat" w:cs="Arial"/>
                <w:sz w:val="20"/>
                <w:szCs w:val="20"/>
              </w:rPr>
            </w:rPrChange>
          </w:rPr>
          <w:delText>a</w:delText>
        </w:r>
        <w:r w:rsidRPr="00684B76" w:rsidDel="00851B41">
          <w:rPr>
            <w:rFonts w:ascii="Montserrat" w:hAnsi="Montserrat" w:cs="Arial"/>
            <w:rPrChange w:id="1051" w:author="Angelica Rodriguez Ortega" w:date="2023-03-21T19:01:00Z">
              <w:rPr>
                <w:rFonts w:ascii="Montserrat" w:hAnsi="Montserrat" w:cs="Arial"/>
                <w:sz w:val="20"/>
                <w:szCs w:val="20"/>
              </w:rPr>
            </w:rPrChange>
          </w:rPr>
          <w:delText>s Direc</w:delText>
        </w:r>
        <w:r w:rsidR="00AD19A6" w:rsidRPr="00684B76" w:rsidDel="00851B41">
          <w:rPr>
            <w:rFonts w:ascii="Montserrat" w:hAnsi="Montserrat" w:cs="Arial"/>
            <w:rPrChange w:id="1052" w:author="Angelica Rodriguez Ortega" w:date="2023-03-21T19:01:00Z">
              <w:rPr>
                <w:rFonts w:ascii="Montserrat" w:hAnsi="Montserrat" w:cs="Arial"/>
                <w:sz w:val="20"/>
                <w:szCs w:val="20"/>
              </w:rPr>
            </w:rPrChange>
          </w:rPr>
          <w:delText>ciones</w:delText>
        </w:r>
        <w:r w:rsidRPr="00684B76" w:rsidDel="00851B41">
          <w:rPr>
            <w:rFonts w:ascii="Montserrat" w:hAnsi="Montserrat" w:cs="Arial"/>
            <w:rPrChange w:id="1053" w:author="Angelica Rodriguez Ortega" w:date="2023-03-21T19:01:00Z">
              <w:rPr>
                <w:rFonts w:ascii="Montserrat" w:hAnsi="Montserrat" w:cs="Arial"/>
                <w:sz w:val="20"/>
                <w:szCs w:val="20"/>
              </w:rPr>
            </w:rPrChange>
          </w:rPr>
          <w:delText>, Subdirec</w:delText>
        </w:r>
        <w:r w:rsidR="00AD19A6" w:rsidRPr="00684B76" w:rsidDel="00851B41">
          <w:rPr>
            <w:rFonts w:ascii="Montserrat" w:hAnsi="Montserrat" w:cs="Arial"/>
            <w:rPrChange w:id="1054" w:author="Angelica Rodriguez Ortega" w:date="2023-03-21T19:01:00Z">
              <w:rPr>
                <w:rFonts w:ascii="Montserrat" w:hAnsi="Montserrat" w:cs="Arial"/>
                <w:sz w:val="20"/>
                <w:szCs w:val="20"/>
              </w:rPr>
            </w:rPrChange>
          </w:rPr>
          <w:delText>ciones</w:delText>
        </w:r>
        <w:r w:rsidRPr="00684B76" w:rsidDel="00851B41">
          <w:rPr>
            <w:rFonts w:ascii="Montserrat" w:hAnsi="Montserrat" w:cs="Arial"/>
            <w:rPrChange w:id="1055" w:author="Angelica Rodriguez Ortega" w:date="2023-03-21T19:01:00Z">
              <w:rPr>
                <w:rFonts w:ascii="Montserrat" w:hAnsi="Montserrat" w:cs="Arial"/>
                <w:sz w:val="20"/>
                <w:szCs w:val="20"/>
              </w:rPr>
            </w:rPrChange>
          </w:rPr>
          <w:delText>, Jef</w:delText>
        </w:r>
        <w:r w:rsidR="00AD19A6" w:rsidRPr="00684B76" w:rsidDel="00851B41">
          <w:rPr>
            <w:rFonts w:ascii="Montserrat" w:hAnsi="Montserrat" w:cs="Arial"/>
            <w:rPrChange w:id="1056" w:author="Angelica Rodriguez Ortega" w:date="2023-03-21T19:01:00Z">
              <w:rPr>
                <w:rFonts w:ascii="Montserrat" w:hAnsi="Montserrat" w:cs="Arial"/>
                <w:sz w:val="20"/>
                <w:szCs w:val="20"/>
              </w:rPr>
            </w:rPrChange>
          </w:rPr>
          <w:delText>aturas</w:delText>
        </w:r>
        <w:r w:rsidRPr="00684B76" w:rsidDel="00851B41">
          <w:rPr>
            <w:rFonts w:ascii="Montserrat" w:hAnsi="Montserrat" w:cs="Arial"/>
            <w:rPrChange w:id="1057" w:author="Angelica Rodriguez Ortega" w:date="2023-03-21T19:01:00Z">
              <w:rPr>
                <w:rFonts w:ascii="Montserrat" w:hAnsi="Montserrat" w:cs="Arial"/>
                <w:sz w:val="20"/>
                <w:szCs w:val="20"/>
              </w:rPr>
            </w:rPrChange>
          </w:rPr>
          <w:delText xml:space="preserve"> de Servicio y de Departamento de las Unidades Administrativas Centrales, vinculados con la operación del Sistema de Referencia y Contrarreferencia de pacientes en el Instituto de Seguridad y Servicios Sociales de los Trabajadores del Estado (SIRECO), así como al personal de las Oficinas de Representación Regional y Estatal y de las Unidades Médicas de los tres Niveles de Atención.</w:delText>
        </w:r>
      </w:del>
    </w:p>
    <w:p w14:paraId="70FB8551" w14:textId="4DE99627" w:rsidR="006536B0" w:rsidRPr="00684B76" w:rsidDel="00851B41" w:rsidRDefault="006536B0">
      <w:pPr>
        <w:jc w:val="both"/>
        <w:rPr>
          <w:del w:id="1058" w:author="Angelica Rodriguez Ortega" w:date="2023-03-21T17:14:00Z"/>
          <w:rFonts w:ascii="Montserrat" w:hAnsi="Montserrat" w:cs="Arial"/>
          <w:rPrChange w:id="1059" w:author="Angelica Rodriguez Ortega" w:date="2023-03-21T19:01:00Z">
            <w:rPr>
              <w:del w:id="1060" w:author="Angelica Rodriguez Ortega" w:date="2023-03-21T17:14:00Z"/>
              <w:rFonts w:ascii="Montserrat" w:hAnsi="Montserrat" w:cs="Arial"/>
              <w:sz w:val="20"/>
              <w:szCs w:val="20"/>
            </w:rPr>
          </w:rPrChange>
        </w:rPr>
        <w:pPrChange w:id="1061" w:author="Angelica Rodriguez Ortega" w:date="2023-03-21T17:14:00Z">
          <w:pPr>
            <w:shd w:val="clear" w:color="auto" w:fill="FFFFFF"/>
            <w:ind w:right="49"/>
            <w:jc w:val="both"/>
          </w:pPr>
        </w:pPrChange>
      </w:pPr>
    </w:p>
    <w:p w14:paraId="7C3679F2" w14:textId="1532352E" w:rsidR="006536B0" w:rsidRPr="00684B76" w:rsidDel="00851B41" w:rsidRDefault="006536B0">
      <w:pPr>
        <w:jc w:val="both"/>
        <w:rPr>
          <w:del w:id="1062" w:author="Angelica Rodriguez Ortega" w:date="2023-03-21T17:14:00Z"/>
          <w:rFonts w:ascii="Montserrat" w:hAnsi="Montserrat" w:cs="Arial"/>
          <w:rPrChange w:id="1063" w:author="Angelica Rodriguez Ortega" w:date="2023-03-21T19:01:00Z">
            <w:rPr>
              <w:del w:id="1064" w:author="Angelica Rodriguez Ortega" w:date="2023-03-21T17:14:00Z"/>
              <w:rFonts w:ascii="Montserrat" w:hAnsi="Montserrat" w:cs="Arial"/>
              <w:sz w:val="20"/>
              <w:szCs w:val="20"/>
            </w:rPr>
          </w:rPrChange>
        </w:rPr>
        <w:pPrChange w:id="1065" w:author="Angelica Rodriguez Ortega" w:date="2023-03-21T17:14:00Z">
          <w:pPr>
            <w:shd w:val="clear" w:color="auto" w:fill="FFFFFF"/>
            <w:ind w:right="49"/>
            <w:jc w:val="both"/>
          </w:pPr>
        </w:pPrChange>
      </w:pPr>
    </w:p>
    <w:p w14:paraId="50F12D21" w14:textId="422EE57A" w:rsidR="006536B0" w:rsidRPr="00684B76" w:rsidDel="00851B41" w:rsidRDefault="006536B0">
      <w:pPr>
        <w:jc w:val="both"/>
        <w:rPr>
          <w:del w:id="1066" w:author="Angelica Rodriguez Ortega" w:date="2023-03-21T17:14:00Z"/>
          <w:rFonts w:ascii="Montserrat" w:hAnsi="Montserrat" w:cs="Arial"/>
          <w:rPrChange w:id="1067" w:author="Angelica Rodriguez Ortega" w:date="2023-03-21T19:01:00Z">
            <w:rPr>
              <w:del w:id="1068" w:author="Angelica Rodriguez Ortega" w:date="2023-03-21T17:14:00Z"/>
              <w:rFonts w:ascii="Montserrat" w:hAnsi="Montserrat" w:cs="Arial"/>
              <w:sz w:val="20"/>
              <w:szCs w:val="20"/>
            </w:rPr>
          </w:rPrChange>
        </w:rPr>
        <w:pPrChange w:id="1069" w:author="Angelica Rodriguez Ortega" w:date="2023-03-21T17:14:00Z">
          <w:pPr>
            <w:shd w:val="clear" w:color="auto" w:fill="FFFFFF"/>
            <w:ind w:right="49"/>
            <w:jc w:val="both"/>
          </w:pPr>
        </w:pPrChange>
      </w:pPr>
    </w:p>
    <w:p w14:paraId="4F5D1A56" w14:textId="1C2642E7" w:rsidR="0090016C" w:rsidRPr="00684B76" w:rsidDel="00851B41" w:rsidRDefault="0090016C">
      <w:pPr>
        <w:jc w:val="both"/>
        <w:rPr>
          <w:del w:id="1070" w:author="Angelica Rodriguez Ortega" w:date="2023-03-21T17:14:00Z"/>
          <w:rFonts w:ascii="Montserrat" w:hAnsi="Montserrat" w:cs="Arial"/>
          <w:rPrChange w:id="1071" w:author="Angelica Rodriguez Ortega" w:date="2023-03-21T19:01:00Z">
            <w:rPr>
              <w:del w:id="1072" w:author="Angelica Rodriguez Ortega" w:date="2023-03-21T17:14:00Z"/>
              <w:rFonts w:ascii="Montserrat" w:hAnsi="Montserrat" w:cs="Arial"/>
              <w:sz w:val="20"/>
              <w:szCs w:val="20"/>
            </w:rPr>
          </w:rPrChange>
        </w:rPr>
        <w:pPrChange w:id="1073" w:author="Angelica Rodriguez Ortega" w:date="2023-03-21T17:14:00Z">
          <w:pPr>
            <w:shd w:val="clear" w:color="auto" w:fill="FFFFFF"/>
            <w:ind w:right="49"/>
            <w:jc w:val="both"/>
          </w:pPr>
        </w:pPrChange>
      </w:pPr>
    </w:p>
    <w:p w14:paraId="41C83CCB" w14:textId="02E159A2" w:rsidR="0090016C" w:rsidRPr="00684B76" w:rsidDel="00851B41" w:rsidRDefault="0090016C">
      <w:pPr>
        <w:jc w:val="both"/>
        <w:rPr>
          <w:del w:id="1074" w:author="Angelica Rodriguez Ortega" w:date="2023-03-21T17:14:00Z"/>
          <w:rFonts w:cs="Arial"/>
          <w:rPrChange w:id="1075" w:author="Angelica Rodriguez Ortega" w:date="2023-03-21T19:01:00Z">
            <w:rPr>
              <w:del w:id="1076" w:author="Angelica Rodriguez Ortega" w:date="2023-03-21T17:14:00Z"/>
              <w:rFonts w:cs="Arial"/>
              <w:sz w:val="20"/>
              <w:szCs w:val="20"/>
            </w:rPr>
          </w:rPrChange>
        </w:rPr>
        <w:pPrChange w:id="1077" w:author="Angelica Rodriguez Ortega" w:date="2023-03-21T17:14:00Z">
          <w:pPr>
            <w:pStyle w:val="Ttulo1"/>
            <w:numPr>
              <w:numId w:val="3"/>
            </w:numPr>
            <w:spacing w:before="0"/>
            <w:ind w:left="426" w:right="49" w:hanging="397"/>
          </w:pPr>
        </w:pPrChange>
      </w:pPr>
      <w:del w:id="1078" w:author="Angelica Rodriguez Ortega" w:date="2023-03-21T17:14:00Z">
        <w:r w:rsidRPr="00684B76" w:rsidDel="00851B41">
          <w:rPr>
            <w:rFonts w:ascii="Montserrat" w:hAnsi="Montserrat" w:cs="Arial"/>
            <w:rPrChange w:id="1079" w:author="Angelica Rodriguez Ortega" w:date="2023-03-21T19:01:00Z">
              <w:rPr>
                <w:rFonts w:cs="Arial"/>
                <w:b w:val="0"/>
                <w:bCs w:val="0"/>
                <w:sz w:val="20"/>
                <w:szCs w:val="20"/>
              </w:rPr>
            </w:rPrChange>
          </w:rPr>
          <w:delText>Disposiciones Generales</w:delText>
        </w:r>
      </w:del>
    </w:p>
    <w:p w14:paraId="39D112A3" w14:textId="23A5426E" w:rsidR="0090016C" w:rsidRPr="00684B76" w:rsidDel="00B72E6B" w:rsidRDefault="0090016C">
      <w:pPr>
        <w:jc w:val="both"/>
        <w:rPr>
          <w:del w:id="1080" w:author="Angelica Rodriguez Ortega" w:date="2023-03-21T17:16:00Z"/>
          <w:rFonts w:cs="Arial"/>
          <w:rPrChange w:id="1081" w:author="Angelica Rodriguez Ortega" w:date="2023-03-21T19:01:00Z">
            <w:rPr>
              <w:del w:id="1082" w:author="Angelica Rodriguez Ortega" w:date="2023-03-21T17:16:00Z"/>
              <w:rFonts w:cs="Arial"/>
              <w:sz w:val="20"/>
              <w:szCs w:val="20"/>
            </w:rPr>
          </w:rPrChange>
        </w:rPr>
        <w:pPrChange w:id="1083" w:author="Angelica Rodriguez Ortega" w:date="2023-03-21T17:14:00Z">
          <w:pPr>
            <w:pStyle w:val="Ttulo1"/>
            <w:spacing w:before="0"/>
            <w:ind w:left="426" w:right="49" w:hanging="397"/>
          </w:pPr>
        </w:pPrChange>
      </w:pPr>
    </w:p>
    <w:p w14:paraId="24C4B75B" w14:textId="77777777" w:rsidR="0090016C" w:rsidRPr="00684B76" w:rsidRDefault="0090016C" w:rsidP="0090016C">
      <w:pPr>
        <w:pStyle w:val="Ttulo1"/>
        <w:spacing w:before="0"/>
        <w:ind w:left="426" w:right="49" w:hanging="397"/>
        <w:rPr>
          <w:rFonts w:cs="Arial"/>
          <w:sz w:val="22"/>
          <w:szCs w:val="22"/>
          <w:rPrChange w:id="1084" w:author="Angelica Rodriguez Ortega" w:date="2023-03-21T19:01:00Z">
            <w:rPr>
              <w:rFonts w:cs="Arial"/>
              <w:sz w:val="20"/>
              <w:szCs w:val="20"/>
            </w:rPr>
          </w:rPrChange>
        </w:rPr>
      </w:pPr>
      <w:r w:rsidRPr="00684B76">
        <w:rPr>
          <w:rFonts w:cs="Arial"/>
          <w:sz w:val="22"/>
          <w:szCs w:val="22"/>
          <w:rPrChange w:id="1085" w:author="Angelica Rodriguez Ortega" w:date="2023-03-21T19:01:00Z">
            <w:rPr>
              <w:rFonts w:cs="Arial"/>
              <w:sz w:val="20"/>
              <w:szCs w:val="20"/>
            </w:rPr>
          </w:rPrChange>
        </w:rPr>
        <w:t>5.1 Referencia de Pacientes</w:t>
      </w:r>
    </w:p>
    <w:p w14:paraId="29BAE41E" w14:textId="77777777" w:rsidR="0090016C" w:rsidRPr="00684B76" w:rsidRDefault="0090016C" w:rsidP="0090016C">
      <w:pPr>
        <w:ind w:right="49"/>
        <w:jc w:val="both"/>
        <w:rPr>
          <w:rFonts w:ascii="Montserrat" w:hAnsi="Montserrat" w:cs="Arial"/>
          <w:rPrChange w:id="1086" w:author="Angelica Rodriguez Ortega" w:date="2023-03-21T19:01:00Z">
            <w:rPr>
              <w:rFonts w:ascii="Montserrat" w:hAnsi="Montserrat" w:cs="Arial"/>
              <w:sz w:val="20"/>
              <w:szCs w:val="20"/>
            </w:rPr>
          </w:rPrChange>
        </w:rPr>
      </w:pPr>
    </w:p>
    <w:p w14:paraId="0FD97AB0" w14:textId="63F0B614" w:rsidR="00B72E6B" w:rsidRPr="00684B76" w:rsidRDefault="00B72E6B" w:rsidP="00B72E6B">
      <w:pPr>
        <w:ind w:right="49"/>
        <w:jc w:val="both"/>
        <w:rPr>
          <w:ins w:id="1087" w:author="Angelica Rodriguez Ortega" w:date="2023-03-21T17:19:00Z"/>
          <w:rFonts w:ascii="Montserrat" w:hAnsi="Montserrat" w:cs="Arial"/>
          <w:rPrChange w:id="1088" w:author="Angelica Rodriguez Ortega" w:date="2023-03-21T19:01:00Z">
            <w:rPr>
              <w:ins w:id="1089" w:author="Angelica Rodriguez Ortega" w:date="2023-03-21T17:19:00Z"/>
              <w:rFonts w:ascii="Montserrat" w:hAnsi="Montserrat" w:cs="Arial"/>
              <w:sz w:val="20"/>
              <w:szCs w:val="20"/>
            </w:rPr>
          </w:rPrChange>
        </w:rPr>
      </w:pPr>
      <w:ins w:id="1090" w:author="Angelica Rodriguez Ortega" w:date="2023-03-21T17:19:00Z">
        <w:r w:rsidRPr="00684B76">
          <w:rPr>
            <w:rFonts w:ascii="Montserrat" w:hAnsi="Montserrat" w:cs="Arial"/>
            <w:rPrChange w:id="1091" w:author="Angelica Rodriguez Ortega" w:date="2023-03-21T19:01:00Z">
              <w:rPr>
                <w:rFonts w:ascii="Montserrat" w:hAnsi="Montserrat" w:cs="Arial"/>
                <w:sz w:val="20"/>
                <w:szCs w:val="20"/>
              </w:rPr>
            </w:rPrChange>
          </w:rPr>
          <w:t>Las Unidades Médicas de los t</w:t>
        </w:r>
        <w:r w:rsidR="001C5CEF">
          <w:rPr>
            <w:rFonts w:ascii="Montserrat" w:hAnsi="Montserrat" w:cs="Arial"/>
          </w:rPr>
          <w:t xml:space="preserve">res niveles de atención, </w:t>
        </w:r>
        <w:r w:rsidRPr="00684B76">
          <w:rPr>
            <w:rFonts w:ascii="Montserrat" w:hAnsi="Montserrat"/>
            <w:lang w:eastAsia="es-MX"/>
          </w:rPr>
          <w:t>deberán tener un área, servicio o coordinación</w:t>
        </w:r>
        <w:r w:rsidRPr="00684B76">
          <w:rPr>
            <w:rFonts w:ascii="Montserrat" w:hAnsi="Montserrat" w:cs="Arial"/>
            <w:rPrChange w:id="1092" w:author="Angelica Rodriguez Ortega" w:date="2023-03-21T19:01:00Z">
              <w:rPr>
                <w:rFonts w:ascii="Montserrat" w:hAnsi="Montserrat" w:cs="Arial"/>
                <w:sz w:val="20"/>
                <w:szCs w:val="20"/>
              </w:rPr>
            </w:rPrChange>
          </w:rPr>
          <w:t xml:space="preserve"> denominado Referencia y Contrarreferencia (SIRECO), para atender asuntos en materia, tendrá personal adscrito como mínimo un médico general y/o especialista con conocimientos administrativos y con personal de apoyo administrativo, según las necesidades de cada unidad médica para dar cobertura en todos los turnos </w:t>
        </w:r>
      </w:ins>
    </w:p>
    <w:p w14:paraId="01CE265F" w14:textId="68A7327F" w:rsidR="0090016C" w:rsidRPr="00684B76" w:rsidDel="00B72E6B" w:rsidRDefault="0090016C" w:rsidP="0090016C">
      <w:pPr>
        <w:ind w:right="49"/>
        <w:jc w:val="both"/>
        <w:rPr>
          <w:del w:id="1093" w:author="Angelica Rodriguez Ortega" w:date="2023-03-21T17:19:00Z"/>
          <w:rFonts w:ascii="Montserrat" w:hAnsi="Montserrat" w:cs="Arial"/>
          <w:rPrChange w:id="1094" w:author="Angelica Rodriguez Ortega" w:date="2023-03-21T19:01:00Z">
            <w:rPr>
              <w:del w:id="1095" w:author="Angelica Rodriguez Ortega" w:date="2023-03-21T17:19:00Z"/>
              <w:rFonts w:ascii="Montserrat" w:hAnsi="Montserrat" w:cs="Arial"/>
              <w:sz w:val="20"/>
              <w:szCs w:val="20"/>
            </w:rPr>
          </w:rPrChange>
        </w:rPr>
      </w:pPr>
      <w:del w:id="1096" w:author="Angelica Rodriguez Ortega" w:date="2023-03-21T17:19:00Z">
        <w:r w:rsidRPr="00684B76" w:rsidDel="00B72E6B">
          <w:rPr>
            <w:rFonts w:ascii="Montserrat" w:hAnsi="Montserrat" w:cs="Arial"/>
            <w:rPrChange w:id="1097" w:author="Angelica Rodriguez Ortega" w:date="2023-03-21T19:01:00Z">
              <w:rPr>
                <w:rFonts w:ascii="Montserrat" w:hAnsi="Montserrat" w:cs="Arial"/>
                <w:sz w:val="20"/>
                <w:szCs w:val="20"/>
              </w:rPr>
            </w:rPrChange>
          </w:rPr>
          <w:delText xml:space="preserve">Las Unidades Médicas de los tres niveles de atención, deberán </w:delText>
        </w:r>
        <w:r w:rsidR="00C53321" w:rsidRPr="00684B76" w:rsidDel="00B72E6B">
          <w:rPr>
            <w:rFonts w:ascii="Montserrat" w:hAnsi="Montserrat" w:cs="Arial"/>
            <w:rPrChange w:id="1098" w:author="Angelica Rodriguez Ortega" w:date="2023-03-21T19:01:00Z">
              <w:rPr>
                <w:rFonts w:ascii="Montserrat" w:hAnsi="Montserrat" w:cs="Arial"/>
                <w:sz w:val="20"/>
                <w:szCs w:val="20"/>
              </w:rPr>
            </w:rPrChange>
          </w:rPr>
          <w:delText xml:space="preserve">tener </w:delText>
        </w:r>
        <w:r w:rsidR="003A516B" w:rsidRPr="00684B76" w:rsidDel="00B72E6B">
          <w:rPr>
            <w:rFonts w:ascii="Montserrat" w:hAnsi="Montserrat" w:cs="Arial"/>
            <w:rPrChange w:id="1099" w:author="Angelica Rodriguez Ortega" w:date="2023-03-21T19:01:00Z">
              <w:rPr>
                <w:rFonts w:ascii="Montserrat" w:hAnsi="Montserrat" w:cs="Arial"/>
                <w:sz w:val="20"/>
                <w:szCs w:val="20"/>
              </w:rPr>
            </w:rPrChange>
          </w:rPr>
          <w:delText xml:space="preserve">un servicio </w:delText>
        </w:r>
        <w:r w:rsidRPr="00684B76" w:rsidDel="00B72E6B">
          <w:rPr>
            <w:rFonts w:ascii="Montserrat" w:hAnsi="Montserrat" w:cs="Arial"/>
            <w:rPrChange w:id="1100" w:author="Angelica Rodriguez Ortega" w:date="2023-03-21T19:01:00Z">
              <w:rPr>
                <w:rFonts w:ascii="Montserrat" w:hAnsi="Montserrat" w:cs="Arial"/>
                <w:sz w:val="20"/>
                <w:szCs w:val="20"/>
              </w:rPr>
            </w:rPrChange>
          </w:rPr>
          <w:delText>denominad</w:delText>
        </w:r>
        <w:r w:rsidR="003A516B" w:rsidRPr="00684B76" w:rsidDel="00B72E6B">
          <w:rPr>
            <w:rFonts w:ascii="Montserrat" w:hAnsi="Montserrat" w:cs="Arial"/>
            <w:rPrChange w:id="1101" w:author="Angelica Rodriguez Ortega" w:date="2023-03-21T19:01:00Z">
              <w:rPr>
                <w:rFonts w:ascii="Montserrat" w:hAnsi="Montserrat" w:cs="Arial"/>
                <w:sz w:val="20"/>
                <w:szCs w:val="20"/>
              </w:rPr>
            </w:rPrChange>
          </w:rPr>
          <w:delText>o</w:delText>
        </w:r>
        <w:r w:rsidRPr="00684B76" w:rsidDel="00B72E6B">
          <w:rPr>
            <w:rFonts w:ascii="Montserrat" w:hAnsi="Montserrat" w:cs="Arial"/>
            <w:rPrChange w:id="1102" w:author="Angelica Rodriguez Ortega" w:date="2023-03-21T19:01:00Z">
              <w:rPr>
                <w:rFonts w:ascii="Montserrat" w:hAnsi="Montserrat" w:cs="Arial"/>
                <w:sz w:val="20"/>
                <w:szCs w:val="20"/>
              </w:rPr>
            </w:rPrChange>
          </w:rPr>
          <w:delText xml:space="preserve"> Referencia y Contrarreferencia (SIRECO), para atender asuntos en materia de referencia y contrarreferencia de pacientes, que tendrá </w:delText>
        </w:r>
        <w:r w:rsidR="00B528B1" w:rsidRPr="00684B76" w:rsidDel="00B72E6B">
          <w:rPr>
            <w:rFonts w:ascii="Montserrat" w:hAnsi="Montserrat" w:cs="Arial"/>
            <w:rPrChange w:id="1103" w:author="Angelica Rodriguez Ortega" w:date="2023-03-21T19:01:00Z">
              <w:rPr>
                <w:rFonts w:ascii="Montserrat" w:hAnsi="Montserrat" w:cs="Arial"/>
                <w:sz w:val="20"/>
                <w:szCs w:val="20"/>
              </w:rPr>
            </w:rPrChange>
          </w:rPr>
          <w:delText>personal adscrito como mínimo</w:delText>
        </w:r>
        <w:r w:rsidRPr="00684B76" w:rsidDel="00B72E6B">
          <w:rPr>
            <w:rFonts w:ascii="Montserrat" w:hAnsi="Montserrat" w:cs="Arial"/>
            <w:rPrChange w:id="1104" w:author="Angelica Rodriguez Ortega" w:date="2023-03-21T19:01:00Z">
              <w:rPr>
                <w:rFonts w:ascii="Montserrat" w:hAnsi="Montserrat" w:cs="Arial"/>
                <w:sz w:val="20"/>
                <w:szCs w:val="20"/>
              </w:rPr>
            </w:rPrChange>
          </w:rPr>
          <w:delText xml:space="preserve"> un médico general</w:delText>
        </w:r>
        <w:r w:rsidR="006F3C31" w:rsidRPr="00684B76" w:rsidDel="00B72E6B">
          <w:rPr>
            <w:rFonts w:ascii="Montserrat" w:hAnsi="Montserrat" w:cs="Arial"/>
            <w:rPrChange w:id="1105" w:author="Angelica Rodriguez Ortega" w:date="2023-03-21T19:01:00Z">
              <w:rPr>
                <w:rFonts w:ascii="Montserrat" w:hAnsi="Montserrat" w:cs="Arial"/>
                <w:sz w:val="20"/>
                <w:szCs w:val="20"/>
              </w:rPr>
            </w:rPrChange>
          </w:rPr>
          <w:delText xml:space="preserve"> y/o  </w:delText>
        </w:r>
        <w:r w:rsidRPr="00684B76" w:rsidDel="00B72E6B">
          <w:rPr>
            <w:rFonts w:ascii="Montserrat" w:hAnsi="Montserrat" w:cs="Arial"/>
            <w:rPrChange w:id="1106" w:author="Angelica Rodriguez Ortega" w:date="2023-03-21T19:01:00Z">
              <w:rPr>
                <w:rFonts w:ascii="Montserrat" w:hAnsi="Montserrat" w:cs="Arial"/>
                <w:sz w:val="20"/>
                <w:szCs w:val="20"/>
              </w:rPr>
            </w:rPrChange>
          </w:rPr>
          <w:delText xml:space="preserve"> o especialista</w:delText>
        </w:r>
        <w:r w:rsidR="009A4106" w:rsidRPr="00684B76" w:rsidDel="00B72E6B">
          <w:rPr>
            <w:rFonts w:ascii="Montserrat" w:hAnsi="Montserrat" w:cs="Arial"/>
            <w:rPrChange w:id="1107" w:author="Angelica Rodriguez Ortega" w:date="2023-03-21T19:01:00Z">
              <w:rPr>
                <w:rFonts w:ascii="Montserrat" w:hAnsi="Montserrat" w:cs="Arial"/>
                <w:sz w:val="20"/>
                <w:szCs w:val="20"/>
              </w:rPr>
            </w:rPrChange>
          </w:rPr>
          <w:delText xml:space="preserve"> </w:delText>
        </w:r>
        <w:r w:rsidR="00BF7676" w:rsidRPr="00684B76" w:rsidDel="00B72E6B">
          <w:rPr>
            <w:rFonts w:ascii="Montserrat" w:hAnsi="Montserrat" w:cs="Arial"/>
            <w:rPrChange w:id="1108" w:author="Angelica Rodriguez Ortega" w:date="2023-03-21T19:01:00Z">
              <w:rPr>
                <w:rFonts w:ascii="Montserrat" w:hAnsi="Montserrat" w:cs="Arial"/>
                <w:sz w:val="20"/>
                <w:szCs w:val="20"/>
              </w:rPr>
            </w:rPrChange>
          </w:rPr>
          <w:delText>con conocimientos administrativos</w:delText>
        </w:r>
        <w:r w:rsidRPr="00684B76" w:rsidDel="00B72E6B">
          <w:rPr>
            <w:rFonts w:ascii="Montserrat" w:hAnsi="Montserrat" w:cs="Arial"/>
            <w:rPrChange w:id="1109" w:author="Angelica Rodriguez Ortega" w:date="2023-03-21T19:01:00Z">
              <w:rPr>
                <w:rFonts w:ascii="Montserrat" w:hAnsi="Montserrat" w:cs="Arial"/>
                <w:sz w:val="20"/>
                <w:szCs w:val="20"/>
              </w:rPr>
            </w:rPrChange>
          </w:rPr>
          <w:delText>y</w:delText>
        </w:r>
        <w:r w:rsidR="00B528B1" w:rsidRPr="00684B76" w:rsidDel="00B72E6B">
          <w:rPr>
            <w:rFonts w:ascii="Montserrat" w:hAnsi="Montserrat" w:cs="Arial"/>
            <w:rPrChange w:id="1110" w:author="Angelica Rodriguez Ortega" w:date="2023-03-21T19:01:00Z">
              <w:rPr>
                <w:rFonts w:ascii="Montserrat" w:hAnsi="Montserrat" w:cs="Arial"/>
                <w:sz w:val="20"/>
                <w:szCs w:val="20"/>
              </w:rPr>
            </w:rPrChange>
          </w:rPr>
          <w:delText xml:space="preserve"> </w:delText>
        </w:r>
        <w:r w:rsidR="006F3C31" w:rsidRPr="00684B76" w:rsidDel="00B72E6B">
          <w:rPr>
            <w:rFonts w:ascii="Montserrat" w:hAnsi="Montserrat" w:cs="Arial"/>
            <w:rPrChange w:id="1111" w:author="Angelica Rodriguez Ortega" w:date="2023-03-21T19:01:00Z">
              <w:rPr>
                <w:rFonts w:ascii="Montserrat" w:hAnsi="Montserrat" w:cs="Arial"/>
                <w:sz w:val="20"/>
                <w:szCs w:val="20"/>
              </w:rPr>
            </w:rPrChange>
          </w:rPr>
          <w:delText xml:space="preserve">con personal </w:delText>
        </w:r>
        <w:r w:rsidRPr="00684B76" w:rsidDel="00B72E6B">
          <w:rPr>
            <w:rFonts w:ascii="Montserrat" w:hAnsi="Montserrat" w:cs="Arial"/>
            <w:rPrChange w:id="1112" w:author="Angelica Rodriguez Ortega" w:date="2023-03-21T19:01:00Z">
              <w:rPr>
                <w:rFonts w:ascii="Montserrat" w:hAnsi="Montserrat" w:cs="Arial"/>
                <w:sz w:val="20"/>
                <w:szCs w:val="20"/>
              </w:rPr>
            </w:rPrChange>
          </w:rPr>
          <w:delText xml:space="preserve">administrativo </w:delText>
        </w:r>
        <w:r w:rsidR="006F3C31" w:rsidRPr="00684B76" w:rsidDel="00B72E6B">
          <w:rPr>
            <w:rFonts w:ascii="Montserrat" w:hAnsi="Montserrat" w:cs="Arial"/>
            <w:rPrChange w:id="1113" w:author="Angelica Rodriguez Ortega" w:date="2023-03-21T19:01:00Z">
              <w:rPr>
                <w:rFonts w:ascii="Montserrat" w:hAnsi="Montserrat" w:cs="Arial"/>
                <w:sz w:val="20"/>
                <w:szCs w:val="20"/>
              </w:rPr>
            </w:rPrChange>
          </w:rPr>
          <w:delText>de apoyo,</w:delText>
        </w:r>
        <w:r w:rsidR="00BF7676" w:rsidRPr="00684B76" w:rsidDel="00B72E6B">
          <w:rPr>
            <w:rFonts w:ascii="Montserrat" w:hAnsi="Montserrat" w:cs="Arial"/>
            <w:rPrChange w:id="1114" w:author="Angelica Rodriguez Ortega" w:date="2023-03-21T19:01:00Z">
              <w:rPr>
                <w:rFonts w:ascii="Montserrat" w:hAnsi="Montserrat" w:cs="Arial"/>
                <w:sz w:val="20"/>
                <w:szCs w:val="20"/>
              </w:rPr>
            </w:rPrChange>
          </w:rPr>
          <w:delText xml:space="preserve"> según las necesidades de cada unidad médica</w:delText>
        </w:r>
      </w:del>
      <w:ins w:id="1115" w:author="Armando Luna Badillo" w:date="2023-03-10T10:59:00Z">
        <w:del w:id="1116" w:author="Angelica Rodriguez Ortega" w:date="2023-03-21T17:19:00Z">
          <w:r w:rsidR="006F3C31" w:rsidRPr="00684B76" w:rsidDel="00B72E6B">
            <w:rPr>
              <w:rFonts w:ascii="Montserrat" w:hAnsi="Montserrat" w:cs="Arial"/>
              <w:rPrChange w:id="1117" w:author="Angelica Rodriguez Ortega" w:date="2023-03-21T19:01:00Z">
                <w:rPr>
                  <w:rFonts w:ascii="Montserrat" w:hAnsi="Montserrat" w:cs="Arial"/>
                  <w:sz w:val="20"/>
                  <w:szCs w:val="20"/>
                </w:rPr>
              </w:rPrChange>
            </w:rPr>
            <w:delText xml:space="preserve"> </w:delText>
          </w:r>
        </w:del>
      </w:ins>
      <w:del w:id="1118" w:author="Angelica Rodriguez Ortega" w:date="2023-03-21T17:19:00Z">
        <w:r w:rsidR="00C726AC" w:rsidRPr="00684B76" w:rsidDel="00B72E6B">
          <w:rPr>
            <w:rFonts w:ascii="Montserrat" w:hAnsi="Montserrat" w:cs="Arial"/>
            <w:rPrChange w:id="1119" w:author="Angelica Rodriguez Ortega" w:date="2023-03-21T19:01:00Z">
              <w:rPr>
                <w:rFonts w:ascii="Montserrat" w:hAnsi="Montserrat" w:cs="Arial"/>
                <w:sz w:val="20"/>
                <w:szCs w:val="20"/>
              </w:rPr>
            </w:rPrChange>
          </w:rPr>
          <w:delText xml:space="preserve">para dar cobertura en todos los turnos </w:delText>
        </w:r>
        <w:bookmarkStart w:id="1120" w:name="_Toc106024522"/>
      </w:del>
    </w:p>
    <w:p w14:paraId="5CA2CB53" w14:textId="77777777" w:rsidR="0090016C" w:rsidRPr="00684B76" w:rsidRDefault="0090016C" w:rsidP="0090016C">
      <w:pPr>
        <w:ind w:right="49"/>
        <w:jc w:val="both"/>
        <w:rPr>
          <w:rFonts w:ascii="Montserrat" w:hAnsi="Montserrat" w:cs="Arial"/>
          <w:rPrChange w:id="1121" w:author="Angelica Rodriguez Ortega" w:date="2023-03-21T19:01:00Z">
            <w:rPr>
              <w:rFonts w:ascii="Montserrat" w:hAnsi="Montserrat" w:cs="Arial"/>
              <w:sz w:val="20"/>
              <w:szCs w:val="20"/>
            </w:rPr>
          </w:rPrChange>
        </w:rPr>
      </w:pPr>
    </w:p>
    <w:p w14:paraId="6C5F0D90" w14:textId="77777777" w:rsidR="0090016C" w:rsidRPr="00684B76" w:rsidRDefault="0090016C" w:rsidP="0090016C">
      <w:pPr>
        <w:ind w:right="49"/>
        <w:jc w:val="both"/>
        <w:rPr>
          <w:rFonts w:ascii="Montserrat" w:hAnsi="Montserrat" w:cs="Arial"/>
          <w:rPrChange w:id="1122" w:author="Angelica Rodriguez Ortega" w:date="2023-03-21T19:01:00Z">
            <w:rPr>
              <w:rFonts w:ascii="Montserrat" w:hAnsi="Montserrat" w:cs="Arial"/>
              <w:sz w:val="20"/>
              <w:szCs w:val="20"/>
            </w:rPr>
          </w:rPrChange>
        </w:rPr>
      </w:pPr>
      <w:r w:rsidRPr="00684B76">
        <w:rPr>
          <w:rFonts w:ascii="Montserrat" w:hAnsi="Montserrat" w:cs="Arial"/>
          <w:rPrChange w:id="1123" w:author="Angelica Rodriguez Ortega" w:date="2023-03-21T19:01:00Z">
            <w:rPr>
              <w:rFonts w:ascii="Montserrat" w:hAnsi="Montserrat" w:cs="Arial"/>
              <w:sz w:val="20"/>
              <w:szCs w:val="20"/>
            </w:rPr>
          </w:rPrChange>
        </w:rPr>
        <w:t xml:space="preserve">Los criterios y condiciones generales para llevar a cabo la </w:t>
      </w:r>
      <w:r w:rsidR="002944BF" w:rsidRPr="00684B76">
        <w:rPr>
          <w:rFonts w:ascii="Montserrat" w:hAnsi="Montserrat" w:cs="Arial"/>
          <w:rPrChange w:id="1124" w:author="Angelica Rodriguez Ortega" w:date="2023-03-21T19:01:00Z">
            <w:rPr>
              <w:rFonts w:ascii="Montserrat" w:hAnsi="Montserrat" w:cs="Arial"/>
              <w:sz w:val="20"/>
              <w:szCs w:val="20"/>
            </w:rPr>
          </w:rPrChange>
        </w:rPr>
        <w:t>r</w:t>
      </w:r>
      <w:r w:rsidRPr="00684B76">
        <w:rPr>
          <w:rFonts w:ascii="Montserrat" w:hAnsi="Montserrat" w:cs="Arial"/>
          <w:rPrChange w:id="1125" w:author="Angelica Rodriguez Ortega" w:date="2023-03-21T19:01:00Z">
            <w:rPr>
              <w:rFonts w:ascii="Montserrat" w:hAnsi="Montserrat" w:cs="Arial"/>
              <w:sz w:val="20"/>
              <w:szCs w:val="20"/>
            </w:rPr>
          </w:rPrChange>
        </w:rPr>
        <w:t xml:space="preserve">eferencia de </w:t>
      </w:r>
      <w:r w:rsidR="002944BF" w:rsidRPr="00684B76">
        <w:rPr>
          <w:rFonts w:ascii="Montserrat" w:hAnsi="Montserrat" w:cs="Arial"/>
          <w:rPrChange w:id="1126" w:author="Angelica Rodriguez Ortega" w:date="2023-03-21T19:01:00Z">
            <w:rPr>
              <w:rFonts w:ascii="Montserrat" w:hAnsi="Montserrat" w:cs="Arial"/>
              <w:sz w:val="20"/>
              <w:szCs w:val="20"/>
            </w:rPr>
          </w:rPrChange>
        </w:rPr>
        <w:t>p</w:t>
      </w:r>
      <w:r w:rsidRPr="00684B76">
        <w:rPr>
          <w:rFonts w:ascii="Montserrat" w:hAnsi="Montserrat" w:cs="Arial"/>
          <w:rPrChange w:id="1127" w:author="Angelica Rodriguez Ortega" w:date="2023-03-21T19:01:00Z">
            <w:rPr>
              <w:rFonts w:ascii="Montserrat" w:hAnsi="Montserrat" w:cs="Arial"/>
              <w:sz w:val="20"/>
              <w:szCs w:val="20"/>
            </w:rPr>
          </w:rPrChange>
        </w:rPr>
        <w:t>acientes serán los siguientes:</w:t>
      </w:r>
    </w:p>
    <w:p w14:paraId="15983910" w14:textId="77777777" w:rsidR="0090016C" w:rsidRPr="00684B76" w:rsidRDefault="0090016C" w:rsidP="0090016C">
      <w:pPr>
        <w:pStyle w:val="Prrafodelista"/>
        <w:ind w:left="426" w:right="49"/>
        <w:jc w:val="both"/>
        <w:rPr>
          <w:rFonts w:ascii="Montserrat" w:hAnsi="Montserrat" w:cs="Arial"/>
          <w:rPrChange w:id="1128" w:author="Angelica Rodriguez Ortega" w:date="2023-03-21T19:01:00Z">
            <w:rPr>
              <w:rFonts w:ascii="Montserrat" w:hAnsi="Montserrat" w:cs="Arial"/>
              <w:sz w:val="20"/>
              <w:szCs w:val="20"/>
            </w:rPr>
          </w:rPrChange>
        </w:rPr>
      </w:pPr>
    </w:p>
    <w:bookmarkEnd w:id="1120"/>
    <w:p w14:paraId="59ADFAF6" w14:textId="7E93629E" w:rsidR="00D32F8D" w:rsidRDefault="0090016C" w:rsidP="00E05DDC">
      <w:pPr>
        <w:pStyle w:val="Prrafodelista"/>
        <w:widowControl/>
        <w:numPr>
          <w:ilvl w:val="0"/>
          <w:numId w:val="5"/>
        </w:numPr>
        <w:autoSpaceDE/>
        <w:autoSpaceDN/>
        <w:ind w:left="426" w:right="49" w:hanging="397"/>
        <w:contextualSpacing/>
        <w:jc w:val="both"/>
        <w:rPr>
          <w:ins w:id="1129" w:author="Angelica Rodriguez Ortega" w:date="2023-03-21T17:20:00Z"/>
          <w:rFonts w:ascii="Montserrat" w:hAnsi="Montserrat" w:cs="Arial"/>
        </w:rPr>
      </w:pPr>
      <w:r w:rsidRPr="00684B76">
        <w:rPr>
          <w:rFonts w:ascii="Montserrat" w:hAnsi="Montserrat" w:cs="Arial"/>
          <w:rPrChange w:id="1130" w:author="Angelica Rodriguez Ortega" w:date="2023-03-21T19:01:00Z">
            <w:rPr>
              <w:rFonts w:ascii="Montserrat" w:hAnsi="Montserrat" w:cs="Arial"/>
              <w:sz w:val="20"/>
              <w:szCs w:val="20"/>
            </w:rPr>
          </w:rPrChange>
        </w:rPr>
        <w:lastRenderedPageBreak/>
        <w:t xml:space="preserve">Se realiza la referencia de un paciente </w:t>
      </w:r>
      <w:r w:rsidR="00D373B0" w:rsidRPr="00684B76">
        <w:rPr>
          <w:rFonts w:ascii="Montserrat" w:hAnsi="Montserrat" w:cs="Arial"/>
          <w:rPrChange w:id="1131" w:author="Angelica Rodriguez Ortega" w:date="2023-03-21T19:01:00Z">
            <w:rPr>
              <w:rFonts w:ascii="Montserrat" w:hAnsi="Montserrat" w:cs="Arial"/>
              <w:sz w:val="20"/>
              <w:szCs w:val="20"/>
            </w:rPr>
          </w:rPrChange>
        </w:rPr>
        <w:t xml:space="preserve">Formato SM1-17 anverso “Solicitud de Servicios de Referencia y Contrarreferencia de Pacientes” (Anexo 1), </w:t>
      </w:r>
      <w:r w:rsidRPr="00684B76">
        <w:rPr>
          <w:rFonts w:ascii="Montserrat" w:hAnsi="Montserrat" w:cs="Arial"/>
          <w:rPrChange w:id="1132" w:author="Angelica Rodriguez Ortega" w:date="2023-03-21T19:01:00Z">
            <w:rPr>
              <w:rFonts w:ascii="Montserrat" w:hAnsi="Montserrat" w:cs="Arial"/>
              <w:sz w:val="20"/>
              <w:szCs w:val="20"/>
            </w:rPr>
          </w:rPrChange>
        </w:rPr>
        <w:t>cuando el diagnóstico o tratamiento rebasa la capacidad resolutiva de la Unidad Médica del mismo o siguiente nivel de atención que cuente con especiali</w:t>
      </w:r>
      <w:r w:rsidR="001176CB" w:rsidRPr="00684B76">
        <w:rPr>
          <w:rFonts w:ascii="Montserrat" w:hAnsi="Montserrat" w:cs="Arial"/>
          <w:rPrChange w:id="1133" w:author="Angelica Rodriguez Ortega" w:date="2023-03-21T19:01:00Z">
            <w:rPr>
              <w:rFonts w:ascii="Montserrat" w:hAnsi="Montserrat" w:cs="Arial"/>
              <w:sz w:val="20"/>
              <w:szCs w:val="20"/>
            </w:rPr>
          </w:rPrChange>
        </w:rPr>
        <w:t>stas</w:t>
      </w:r>
      <w:r w:rsidR="00A31829" w:rsidRPr="00684B76">
        <w:rPr>
          <w:rFonts w:ascii="Montserrat" w:hAnsi="Montserrat" w:cs="Arial"/>
          <w:rPrChange w:id="1134" w:author="Angelica Rodriguez Ortega" w:date="2023-03-21T19:01:00Z">
            <w:rPr>
              <w:rFonts w:ascii="Montserrat" w:hAnsi="Montserrat" w:cs="Arial"/>
              <w:sz w:val="20"/>
              <w:szCs w:val="20"/>
            </w:rPr>
          </w:rPrChange>
        </w:rPr>
        <w:t xml:space="preserve"> o subespeciali</w:t>
      </w:r>
      <w:r w:rsidR="001176CB" w:rsidRPr="00684B76">
        <w:rPr>
          <w:rFonts w:ascii="Montserrat" w:hAnsi="Montserrat" w:cs="Arial"/>
          <w:rPrChange w:id="1135" w:author="Angelica Rodriguez Ortega" w:date="2023-03-21T19:01:00Z">
            <w:rPr>
              <w:rFonts w:ascii="Montserrat" w:hAnsi="Montserrat" w:cs="Arial"/>
              <w:sz w:val="20"/>
              <w:szCs w:val="20"/>
            </w:rPr>
          </w:rPrChange>
        </w:rPr>
        <w:t>stas</w:t>
      </w:r>
      <w:r w:rsidRPr="00684B76">
        <w:rPr>
          <w:rFonts w:ascii="Montserrat" w:hAnsi="Montserrat" w:cs="Arial"/>
          <w:rPrChange w:id="1136" w:author="Angelica Rodriguez Ortega" w:date="2023-03-21T19:01:00Z">
            <w:rPr>
              <w:rFonts w:ascii="Montserrat" w:hAnsi="Montserrat" w:cs="Arial"/>
              <w:sz w:val="20"/>
              <w:szCs w:val="20"/>
            </w:rPr>
          </w:rPrChange>
        </w:rPr>
        <w:t xml:space="preserve"> y </w:t>
      </w:r>
      <w:r w:rsidR="00BF7676" w:rsidRPr="00684B76">
        <w:rPr>
          <w:rFonts w:ascii="Montserrat" w:hAnsi="Montserrat" w:cs="Arial"/>
          <w:rPrChange w:id="1137" w:author="Angelica Rodriguez Ortega" w:date="2023-03-21T19:01:00Z">
            <w:rPr>
              <w:rFonts w:ascii="Montserrat" w:hAnsi="Montserrat" w:cs="Arial"/>
              <w:sz w:val="20"/>
              <w:szCs w:val="20"/>
            </w:rPr>
          </w:rPrChange>
        </w:rPr>
        <w:t xml:space="preserve">con </w:t>
      </w:r>
      <w:r w:rsidRPr="00684B76">
        <w:rPr>
          <w:rFonts w:ascii="Montserrat" w:hAnsi="Montserrat" w:cs="Arial"/>
          <w:rPrChange w:id="1138" w:author="Angelica Rodriguez Ortega" w:date="2023-03-21T19:01:00Z">
            <w:rPr>
              <w:rFonts w:ascii="Montserrat" w:hAnsi="Montserrat" w:cs="Arial"/>
              <w:sz w:val="20"/>
              <w:szCs w:val="20"/>
            </w:rPr>
          </w:rPrChange>
        </w:rPr>
        <w:t xml:space="preserve">la infraestructura necesaria para solucionar el problema de salud del </w:t>
      </w:r>
      <w:r w:rsidR="00A31829" w:rsidRPr="00684B76">
        <w:rPr>
          <w:rFonts w:ascii="Montserrat" w:hAnsi="Montserrat" w:cs="Arial"/>
          <w:rPrChange w:id="1139" w:author="Angelica Rodriguez Ortega" w:date="2023-03-21T19:01:00Z">
            <w:rPr>
              <w:rFonts w:ascii="Montserrat" w:hAnsi="Montserrat" w:cs="Arial"/>
              <w:sz w:val="20"/>
              <w:szCs w:val="20"/>
            </w:rPr>
          </w:rPrChange>
        </w:rPr>
        <w:t>paciente</w:t>
      </w:r>
      <w:r w:rsidRPr="00684B76">
        <w:rPr>
          <w:rFonts w:ascii="Montserrat" w:hAnsi="Montserrat" w:cs="Arial"/>
          <w:rPrChange w:id="1140" w:author="Angelica Rodriguez Ortega" w:date="2023-03-21T19:01:00Z">
            <w:rPr>
              <w:rFonts w:ascii="Montserrat" w:hAnsi="Montserrat" w:cs="Arial"/>
              <w:sz w:val="20"/>
              <w:szCs w:val="20"/>
            </w:rPr>
          </w:rPrChange>
        </w:rPr>
        <w:t xml:space="preserve">, </w:t>
      </w:r>
      <w:r w:rsidR="00CC5BD7" w:rsidRPr="00684B76">
        <w:rPr>
          <w:rFonts w:ascii="Montserrat" w:hAnsi="Montserrat" w:cs="Arial"/>
          <w:rPrChange w:id="1141" w:author="Angelica Rodriguez Ortega" w:date="2023-03-21T19:01:00Z">
            <w:rPr>
              <w:rFonts w:ascii="Montserrat" w:hAnsi="Montserrat" w:cs="Arial"/>
              <w:sz w:val="20"/>
              <w:szCs w:val="20"/>
            </w:rPr>
          </w:rPrChange>
        </w:rPr>
        <w:t xml:space="preserve">consultando </w:t>
      </w:r>
      <w:r w:rsidRPr="00684B76">
        <w:rPr>
          <w:rFonts w:ascii="Montserrat" w:hAnsi="Montserrat" w:cs="Arial"/>
          <w:rPrChange w:id="1142" w:author="Angelica Rodriguez Ortega" w:date="2023-03-21T19:01:00Z">
            <w:rPr>
              <w:rFonts w:ascii="Montserrat" w:hAnsi="Montserrat" w:cs="Arial"/>
              <w:sz w:val="20"/>
              <w:szCs w:val="20"/>
            </w:rPr>
          </w:rPrChange>
        </w:rPr>
        <w:t xml:space="preserve">el </w:t>
      </w:r>
      <w:r w:rsidR="005073B7" w:rsidRPr="00684B76">
        <w:rPr>
          <w:rFonts w:ascii="Montserrat" w:hAnsi="Montserrat" w:cs="Arial"/>
          <w:rPrChange w:id="1143" w:author="Angelica Rodriguez Ortega" w:date="2023-03-21T19:01:00Z">
            <w:rPr>
              <w:rFonts w:ascii="Montserrat" w:hAnsi="Montserrat" w:cs="Arial"/>
              <w:sz w:val="20"/>
              <w:szCs w:val="20"/>
            </w:rPr>
          </w:rPrChange>
        </w:rPr>
        <w:t>C</w:t>
      </w:r>
      <w:r w:rsidRPr="00684B76">
        <w:rPr>
          <w:rFonts w:ascii="Montserrat" w:hAnsi="Montserrat" w:cs="Arial"/>
          <w:rPrChange w:id="1144" w:author="Angelica Rodriguez Ortega" w:date="2023-03-21T19:01:00Z">
            <w:rPr>
              <w:rFonts w:ascii="Montserrat" w:hAnsi="Montserrat" w:cs="Arial"/>
              <w:sz w:val="20"/>
              <w:szCs w:val="20"/>
            </w:rPr>
          </w:rPrChange>
        </w:rPr>
        <w:t xml:space="preserve">atálogo de </w:t>
      </w:r>
      <w:r w:rsidR="005073B7" w:rsidRPr="00684B76">
        <w:rPr>
          <w:rFonts w:ascii="Montserrat" w:hAnsi="Montserrat" w:cs="Arial"/>
          <w:rPrChange w:id="1145" w:author="Angelica Rodriguez Ortega" w:date="2023-03-21T19:01:00Z">
            <w:rPr>
              <w:rFonts w:ascii="Montserrat" w:hAnsi="Montserrat" w:cs="Arial"/>
              <w:sz w:val="20"/>
              <w:szCs w:val="20"/>
            </w:rPr>
          </w:rPrChange>
        </w:rPr>
        <w:t>Servicios,</w:t>
      </w:r>
      <w:r w:rsidR="00BF7676" w:rsidRPr="00684B76">
        <w:rPr>
          <w:rFonts w:ascii="Montserrat" w:hAnsi="Montserrat" w:cs="Arial"/>
          <w:rPrChange w:id="1146" w:author="Angelica Rodriguez Ortega" w:date="2023-03-21T19:01:00Z">
            <w:rPr>
              <w:rFonts w:ascii="Montserrat" w:hAnsi="Montserrat" w:cs="Arial"/>
              <w:sz w:val="20"/>
              <w:szCs w:val="20"/>
            </w:rPr>
          </w:rPrChange>
        </w:rPr>
        <w:t xml:space="preserve"> Catálogos de </w:t>
      </w:r>
      <w:r w:rsidR="001176CB" w:rsidRPr="00684B76">
        <w:rPr>
          <w:rFonts w:ascii="Montserrat" w:hAnsi="Montserrat" w:cs="Arial"/>
          <w:rPrChange w:id="1147" w:author="Angelica Rodriguez Ortega" w:date="2023-03-21T19:01:00Z">
            <w:rPr>
              <w:rFonts w:ascii="Montserrat" w:hAnsi="Montserrat" w:cs="Arial"/>
              <w:sz w:val="20"/>
              <w:szCs w:val="20"/>
            </w:rPr>
          </w:rPrChange>
        </w:rPr>
        <w:t>D</w:t>
      </w:r>
      <w:r w:rsidR="00BF7676" w:rsidRPr="00684B76">
        <w:rPr>
          <w:rFonts w:ascii="Montserrat" w:hAnsi="Montserrat" w:cs="Arial"/>
          <w:rPrChange w:id="1148" w:author="Angelica Rodriguez Ortega" w:date="2023-03-21T19:01:00Z">
            <w:rPr>
              <w:rFonts w:ascii="Montserrat" w:hAnsi="Montserrat" w:cs="Arial"/>
              <w:sz w:val="20"/>
              <w:szCs w:val="20"/>
            </w:rPr>
          </w:rPrChange>
        </w:rPr>
        <w:t>iagnósticos</w:t>
      </w:r>
      <w:ins w:id="1149" w:author="Angelica Rodriguez Ortega" w:date="2023-04-12T16:04:00Z">
        <w:r w:rsidR="00C225FA">
          <w:rPr>
            <w:rFonts w:ascii="Montserrat" w:hAnsi="Montserrat" w:cs="Arial"/>
          </w:rPr>
          <w:t xml:space="preserve">, </w:t>
        </w:r>
      </w:ins>
      <w:del w:id="1150" w:author="Angelica Rodriguez Ortega" w:date="2023-04-12T16:04:00Z">
        <w:r w:rsidR="00BF7676" w:rsidRPr="00684B76" w:rsidDel="00C225FA">
          <w:rPr>
            <w:rFonts w:ascii="Montserrat" w:hAnsi="Montserrat" w:cs="Arial"/>
            <w:rPrChange w:id="1151" w:author="Angelica Rodriguez Ortega" w:date="2023-03-21T19:01:00Z">
              <w:rPr>
                <w:rFonts w:ascii="Montserrat" w:hAnsi="Montserrat" w:cs="Arial"/>
                <w:sz w:val="20"/>
                <w:szCs w:val="20"/>
              </w:rPr>
            </w:rPrChange>
          </w:rPr>
          <w:delText xml:space="preserve"> </w:delText>
        </w:r>
        <w:r w:rsidR="005073B7" w:rsidRPr="00684B76" w:rsidDel="00C225FA">
          <w:rPr>
            <w:rFonts w:ascii="Montserrat" w:hAnsi="Montserrat" w:cs="Arial"/>
            <w:rPrChange w:id="1152" w:author="Angelica Rodriguez Ortega" w:date="2023-03-21T19:01:00Z">
              <w:rPr>
                <w:rFonts w:ascii="Montserrat" w:hAnsi="Montserrat" w:cs="Arial"/>
                <w:sz w:val="20"/>
                <w:szCs w:val="20"/>
              </w:rPr>
            </w:rPrChange>
          </w:rPr>
          <w:delText xml:space="preserve"> </w:delText>
        </w:r>
      </w:del>
      <w:r w:rsidR="005073B7" w:rsidRPr="00684B76">
        <w:rPr>
          <w:rFonts w:ascii="Montserrat" w:hAnsi="Montserrat" w:cs="Arial"/>
          <w:rPrChange w:id="1153" w:author="Angelica Rodriguez Ortega" w:date="2023-03-21T19:01:00Z">
            <w:rPr>
              <w:rFonts w:ascii="Montserrat" w:hAnsi="Montserrat" w:cs="Arial"/>
              <w:sz w:val="20"/>
              <w:szCs w:val="20"/>
            </w:rPr>
          </w:rPrChange>
        </w:rPr>
        <w:t>C</w:t>
      </w:r>
      <w:r w:rsidRPr="00684B76">
        <w:rPr>
          <w:rFonts w:ascii="Montserrat" w:hAnsi="Montserrat" w:cs="Arial"/>
          <w:rPrChange w:id="1154" w:author="Angelica Rodriguez Ortega" w:date="2023-03-21T19:01:00Z">
            <w:rPr>
              <w:rFonts w:ascii="Montserrat" w:hAnsi="Montserrat" w:cs="Arial"/>
              <w:sz w:val="20"/>
              <w:szCs w:val="20"/>
            </w:rPr>
          </w:rPrChange>
        </w:rPr>
        <w:t xml:space="preserve">atálogos de </w:t>
      </w:r>
      <w:r w:rsidR="005073B7" w:rsidRPr="00684B76">
        <w:rPr>
          <w:rFonts w:ascii="Montserrat" w:hAnsi="Montserrat" w:cs="Arial"/>
          <w:rPrChange w:id="1155" w:author="Angelica Rodriguez Ortega" w:date="2023-03-21T19:01:00Z">
            <w:rPr>
              <w:rFonts w:ascii="Montserrat" w:hAnsi="Montserrat" w:cs="Arial"/>
              <w:sz w:val="20"/>
              <w:szCs w:val="20"/>
            </w:rPr>
          </w:rPrChange>
        </w:rPr>
        <w:t>E</w:t>
      </w:r>
      <w:r w:rsidRPr="00684B76">
        <w:rPr>
          <w:rFonts w:ascii="Montserrat" w:hAnsi="Montserrat" w:cs="Arial"/>
          <w:rPrChange w:id="1156" w:author="Angelica Rodriguez Ortega" w:date="2023-03-21T19:01:00Z">
            <w:rPr>
              <w:rFonts w:ascii="Montserrat" w:hAnsi="Montserrat" w:cs="Arial"/>
              <w:sz w:val="20"/>
              <w:szCs w:val="20"/>
            </w:rPr>
          </w:rPrChange>
        </w:rPr>
        <w:t xml:space="preserve">specialidades </w:t>
      </w:r>
      <w:r w:rsidR="005073B7" w:rsidRPr="00684B76">
        <w:rPr>
          <w:rFonts w:ascii="Montserrat" w:hAnsi="Montserrat" w:cs="Arial"/>
          <w:rPrChange w:id="1157" w:author="Angelica Rodriguez Ortega" w:date="2023-03-21T19:01:00Z">
            <w:rPr>
              <w:rFonts w:ascii="Montserrat" w:hAnsi="Montserrat" w:cs="Arial"/>
              <w:sz w:val="20"/>
              <w:szCs w:val="20"/>
            </w:rPr>
          </w:rPrChange>
        </w:rPr>
        <w:t>O</w:t>
      </w:r>
      <w:r w:rsidRPr="00684B76">
        <w:rPr>
          <w:rFonts w:ascii="Montserrat" w:hAnsi="Montserrat" w:cs="Arial"/>
          <w:rPrChange w:id="1158" w:author="Angelica Rodriguez Ortega" w:date="2023-03-21T19:01:00Z">
            <w:rPr>
              <w:rFonts w:ascii="Montserrat" w:hAnsi="Montserrat" w:cs="Arial"/>
              <w:sz w:val="20"/>
              <w:szCs w:val="20"/>
            </w:rPr>
          </w:rPrChange>
        </w:rPr>
        <w:t xml:space="preserve">fertadas, </w:t>
      </w:r>
      <w:r w:rsidR="005073B7" w:rsidRPr="00684B76">
        <w:rPr>
          <w:rFonts w:ascii="Montserrat" w:hAnsi="Montserrat" w:cs="Arial"/>
          <w:rPrChange w:id="1159" w:author="Angelica Rodriguez Ortega" w:date="2023-03-21T19:01:00Z">
            <w:rPr>
              <w:rFonts w:ascii="Montserrat" w:hAnsi="Montserrat" w:cs="Arial"/>
              <w:sz w:val="20"/>
              <w:szCs w:val="20"/>
            </w:rPr>
          </w:rPrChange>
        </w:rPr>
        <w:t>C</w:t>
      </w:r>
      <w:r w:rsidRPr="00684B76">
        <w:rPr>
          <w:rFonts w:ascii="Montserrat" w:hAnsi="Montserrat" w:cs="Arial"/>
          <w:rPrChange w:id="1160" w:author="Angelica Rodriguez Ortega" w:date="2023-03-21T19:01:00Z">
            <w:rPr>
              <w:rFonts w:ascii="Montserrat" w:hAnsi="Montserrat" w:cs="Arial"/>
              <w:sz w:val="20"/>
              <w:szCs w:val="20"/>
            </w:rPr>
          </w:rPrChange>
        </w:rPr>
        <w:t xml:space="preserve">atálogos de </w:t>
      </w:r>
      <w:r w:rsidR="005073B7" w:rsidRPr="00684B76">
        <w:rPr>
          <w:rFonts w:ascii="Montserrat" w:hAnsi="Montserrat" w:cs="Arial"/>
          <w:rPrChange w:id="1161" w:author="Angelica Rodriguez Ortega" w:date="2023-03-21T19:01:00Z">
            <w:rPr>
              <w:rFonts w:ascii="Montserrat" w:hAnsi="Montserrat" w:cs="Arial"/>
              <w:sz w:val="20"/>
              <w:szCs w:val="20"/>
            </w:rPr>
          </w:rPrChange>
        </w:rPr>
        <w:t>S</w:t>
      </w:r>
      <w:r w:rsidRPr="00684B76">
        <w:rPr>
          <w:rFonts w:ascii="Montserrat" w:hAnsi="Montserrat" w:cs="Arial"/>
          <w:rPrChange w:id="1162" w:author="Angelica Rodriguez Ortega" w:date="2023-03-21T19:01:00Z">
            <w:rPr>
              <w:rFonts w:ascii="Montserrat" w:hAnsi="Montserrat" w:cs="Arial"/>
              <w:sz w:val="20"/>
              <w:szCs w:val="20"/>
            </w:rPr>
          </w:rPrChange>
        </w:rPr>
        <w:t xml:space="preserve">ervicios </w:t>
      </w:r>
      <w:r w:rsidR="005073B7" w:rsidRPr="00684B76">
        <w:rPr>
          <w:rFonts w:ascii="Montserrat" w:hAnsi="Montserrat" w:cs="Arial"/>
          <w:rPrChange w:id="1163" w:author="Angelica Rodriguez Ortega" w:date="2023-03-21T19:01:00Z">
            <w:rPr>
              <w:rFonts w:ascii="Montserrat" w:hAnsi="Montserrat" w:cs="Arial"/>
              <w:sz w:val="20"/>
              <w:szCs w:val="20"/>
            </w:rPr>
          </w:rPrChange>
        </w:rPr>
        <w:t>A</w:t>
      </w:r>
      <w:r w:rsidRPr="00684B76">
        <w:rPr>
          <w:rFonts w:ascii="Montserrat" w:hAnsi="Montserrat" w:cs="Arial"/>
          <w:rPrChange w:id="1164" w:author="Angelica Rodriguez Ortega" w:date="2023-03-21T19:01:00Z">
            <w:rPr>
              <w:rFonts w:ascii="Montserrat" w:hAnsi="Montserrat" w:cs="Arial"/>
              <w:sz w:val="20"/>
              <w:szCs w:val="20"/>
            </w:rPr>
          </w:rPrChange>
        </w:rPr>
        <w:t xml:space="preserve">uxiliares para el </w:t>
      </w:r>
      <w:r w:rsidR="005073B7" w:rsidRPr="00684B76">
        <w:rPr>
          <w:rFonts w:ascii="Montserrat" w:hAnsi="Montserrat" w:cs="Arial"/>
          <w:rPrChange w:id="1165" w:author="Angelica Rodriguez Ortega" w:date="2023-03-21T19:01:00Z">
            <w:rPr>
              <w:rFonts w:ascii="Montserrat" w:hAnsi="Montserrat" w:cs="Arial"/>
              <w:sz w:val="20"/>
              <w:szCs w:val="20"/>
            </w:rPr>
          </w:rPrChange>
        </w:rPr>
        <w:t>D</w:t>
      </w:r>
      <w:r w:rsidRPr="00684B76">
        <w:rPr>
          <w:rFonts w:ascii="Montserrat" w:hAnsi="Montserrat" w:cs="Arial"/>
          <w:rPrChange w:id="1166" w:author="Angelica Rodriguez Ortega" w:date="2023-03-21T19:01:00Z">
            <w:rPr>
              <w:rFonts w:ascii="Montserrat" w:hAnsi="Montserrat" w:cs="Arial"/>
              <w:sz w:val="20"/>
              <w:szCs w:val="20"/>
            </w:rPr>
          </w:rPrChange>
        </w:rPr>
        <w:t xml:space="preserve">iagnóstico y </w:t>
      </w:r>
      <w:r w:rsidR="005073B7" w:rsidRPr="00684B76">
        <w:rPr>
          <w:rFonts w:ascii="Montserrat" w:hAnsi="Montserrat" w:cs="Arial"/>
          <w:rPrChange w:id="1167" w:author="Angelica Rodriguez Ortega" w:date="2023-03-21T19:01:00Z">
            <w:rPr>
              <w:rFonts w:ascii="Montserrat" w:hAnsi="Montserrat" w:cs="Arial"/>
              <w:sz w:val="20"/>
              <w:szCs w:val="20"/>
            </w:rPr>
          </w:rPrChange>
        </w:rPr>
        <w:t>T</w:t>
      </w:r>
      <w:r w:rsidRPr="00684B76">
        <w:rPr>
          <w:rFonts w:ascii="Montserrat" w:hAnsi="Montserrat" w:cs="Arial"/>
          <w:rPrChange w:id="1168" w:author="Angelica Rodriguez Ortega" w:date="2023-03-21T19:01:00Z">
            <w:rPr>
              <w:rFonts w:ascii="Montserrat" w:hAnsi="Montserrat" w:cs="Arial"/>
              <w:sz w:val="20"/>
              <w:szCs w:val="20"/>
            </w:rPr>
          </w:rPrChange>
        </w:rPr>
        <w:t>ratamiento (</w:t>
      </w:r>
      <w:proofErr w:type="spellStart"/>
      <w:r w:rsidRPr="00684B76">
        <w:rPr>
          <w:rFonts w:ascii="Montserrat" w:hAnsi="Montserrat" w:cs="Arial"/>
          <w:rPrChange w:id="1169" w:author="Angelica Rodriguez Ortega" w:date="2023-03-21T19:01:00Z">
            <w:rPr>
              <w:rFonts w:ascii="Montserrat" w:hAnsi="Montserrat" w:cs="Arial"/>
              <w:sz w:val="20"/>
              <w:szCs w:val="20"/>
            </w:rPr>
          </w:rPrChange>
        </w:rPr>
        <w:t>SADyTRA</w:t>
      </w:r>
      <w:proofErr w:type="spellEnd"/>
      <w:r w:rsidRPr="00684B76">
        <w:rPr>
          <w:rFonts w:ascii="Montserrat" w:hAnsi="Montserrat" w:cs="Arial"/>
          <w:rPrChange w:id="1170" w:author="Angelica Rodriguez Ortega" w:date="2023-03-21T19:01:00Z">
            <w:rPr>
              <w:rFonts w:ascii="Montserrat" w:hAnsi="Montserrat" w:cs="Arial"/>
              <w:sz w:val="20"/>
              <w:szCs w:val="20"/>
            </w:rPr>
          </w:rPrChange>
        </w:rPr>
        <w:t xml:space="preserve">) y posteriormente </w:t>
      </w:r>
      <w:r w:rsidR="00F213A7" w:rsidRPr="00684B76">
        <w:rPr>
          <w:rFonts w:ascii="Montserrat" w:hAnsi="Montserrat" w:cs="Arial"/>
          <w:rPrChange w:id="1171" w:author="Angelica Rodriguez Ortega" w:date="2023-03-21T19:01:00Z">
            <w:rPr>
              <w:rFonts w:ascii="Montserrat" w:hAnsi="Montserrat" w:cs="Arial"/>
              <w:sz w:val="20"/>
              <w:szCs w:val="20"/>
            </w:rPr>
          </w:rPrChange>
        </w:rPr>
        <w:t>agendar</w:t>
      </w:r>
      <w:r w:rsidRPr="00684B76">
        <w:rPr>
          <w:rFonts w:ascii="Montserrat" w:hAnsi="Montserrat" w:cs="Arial"/>
          <w:rPrChange w:id="1172" w:author="Angelica Rodriguez Ortega" w:date="2023-03-21T19:01:00Z">
            <w:rPr>
              <w:rFonts w:ascii="Montserrat" w:hAnsi="Montserrat" w:cs="Arial"/>
              <w:sz w:val="20"/>
              <w:szCs w:val="20"/>
            </w:rPr>
          </w:rPrChange>
        </w:rPr>
        <w:t xml:space="preserve"> la cita médica</w:t>
      </w:r>
      <w:r w:rsidR="00F213A7" w:rsidRPr="00684B76">
        <w:rPr>
          <w:rFonts w:ascii="Montserrat" w:hAnsi="Montserrat" w:cs="Arial"/>
          <w:rPrChange w:id="1173" w:author="Angelica Rodriguez Ortega" w:date="2023-03-21T19:01:00Z">
            <w:rPr>
              <w:rFonts w:ascii="Montserrat" w:hAnsi="Montserrat" w:cs="Arial"/>
              <w:sz w:val="20"/>
              <w:szCs w:val="20"/>
            </w:rPr>
          </w:rPrChange>
        </w:rPr>
        <w:t xml:space="preserve">, lo cual no podrá ser mayor a un lapso de </w:t>
      </w:r>
      <w:ins w:id="1174" w:author="Angelica Rodriguez Ortega" w:date="2023-04-12T16:09:00Z">
        <w:r w:rsidR="00C225FA" w:rsidRPr="00C225FA">
          <w:rPr>
            <w:rFonts w:ascii="Montserrat" w:hAnsi="Montserrat" w:cs="Arial"/>
            <w:highlight w:val="yellow"/>
            <w:rPrChange w:id="1175" w:author="Angelica Rodriguez Ortega" w:date="2023-04-12T16:09:00Z">
              <w:rPr>
                <w:rFonts w:ascii="Montserrat" w:hAnsi="Montserrat" w:cs="Arial"/>
              </w:rPr>
            </w:rPrChange>
          </w:rPr>
          <w:t>catorce</w:t>
        </w:r>
      </w:ins>
      <w:del w:id="1176" w:author="Angelica Rodriguez Ortega" w:date="2023-04-12T16:09:00Z">
        <w:r w:rsidR="00F213A7" w:rsidRPr="00684B76" w:rsidDel="00C225FA">
          <w:rPr>
            <w:rFonts w:ascii="Montserrat" w:hAnsi="Montserrat" w:cs="Arial"/>
            <w:rPrChange w:id="1177" w:author="Angelica Rodriguez Ortega" w:date="2023-03-21T19:01:00Z">
              <w:rPr>
                <w:rFonts w:ascii="Montserrat" w:hAnsi="Montserrat" w:cs="Arial"/>
                <w:sz w:val="20"/>
                <w:szCs w:val="20"/>
              </w:rPr>
            </w:rPrChange>
          </w:rPr>
          <w:delText>5</w:delText>
        </w:r>
      </w:del>
      <w:r w:rsidR="00F213A7" w:rsidRPr="00684B76">
        <w:rPr>
          <w:rFonts w:ascii="Montserrat" w:hAnsi="Montserrat" w:cs="Arial"/>
          <w:rPrChange w:id="1178" w:author="Angelica Rodriguez Ortega" w:date="2023-03-21T19:01:00Z">
            <w:rPr>
              <w:rFonts w:ascii="Montserrat" w:hAnsi="Montserrat" w:cs="Arial"/>
              <w:sz w:val="20"/>
              <w:szCs w:val="20"/>
            </w:rPr>
          </w:rPrChange>
        </w:rPr>
        <w:t xml:space="preserve"> días</w:t>
      </w:r>
      <w:ins w:id="1179" w:author="Angelica Rodriguez Ortega" w:date="2023-04-05T13:38:00Z">
        <w:r w:rsidR="001C5CEF">
          <w:rPr>
            <w:rFonts w:ascii="Montserrat" w:hAnsi="Montserrat" w:cs="Arial"/>
          </w:rPr>
          <w:t xml:space="preserve"> </w:t>
        </w:r>
      </w:ins>
      <w:ins w:id="1180" w:author="Angelica Rodriguez Ortega" w:date="2023-04-05T13:39:00Z">
        <w:r w:rsidR="001C5CEF">
          <w:rPr>
            <w:rFonts w:ascii="Montserrat" w:hAnsi="Montserrat" w:cs="Arial"/>
          </w:rPr>
          <w:t>hábiles</w:t>
        </w:r>
      </w:ins>
      <w:r w:rsidR="00BF7676" w:rsidRPr="00684B76">
        <w:rPr>
          <w:rFonts w:ascii="Montserrat" w:hAnsi="Montserrat" w:cs="Arial"/>
          <w:rPrChange w:id="1181" w:author="Angelica Rodriguez Ortega" w:date="2023-03-21T19:01:00Z">
            <w:rPr>
              <w:rFonts w:ascii="Montserrat" w:hAnsi="Montserrat" w:cs="Arial"/>
              <w:sz w:val="20"/>
              <w:szCs w:val="20"/>
            </w:rPr>
          </w:rPrChange>
        </w:rPr>
        <w:t xml:space="preserve">, será </w:t>
      </w:r>
      <w:del w:id="1182" w:author="Angelica Rodriguez Ortega" w:date="2023-03-21T17:20:00Z">
        <w:r w:rsidR="00BF7676" w:rsidRPr="00684B76" w:rsidDel="000B4559">
          <w:rPr>
            <w:rFonts w:ascii="Montserrat" w:hAnsi="Montserrat" w:cs="Arial"/>
            <w:rPrChange w:id="1183" w:author="Angelica Rodriguez Ortega" w:date="2023-03-21T19:01:00Z">
              <w:rPr>
                <w:rFonts w:ascii="Montserrat" w:hAnsi="Montserrat" w:cs="Arial"/>
                <w:sz w:val="20"/>
                <w:szCs w:val="20"/>
              </w:rPr>
            </w:rPrChange>
          </w:rPr>
          <w:delText xml:space="preserve"> </w:delText>
        </w:r>
      </w:del>
      <w:r w:rsidR="00BF7676" w:rsidRPr="00684B76">
        <w:rPr>
          <w:rFonts w:ascii="Montserrat" w:hAnsi="Montserrat" w:cs="Arial"/>
          <w:rPrChange w:id="1184" w:author="Angelica Rodriguez Ortega" w:date="2023-03-21T19:01:00Z">
            <w:rPr>
              <w:rFonts w:ascii="Montserrat" w:hAnsi="Montserrat" w:cs="Arial"/>
              <w:sz w:val="20"/>
              <w:szCs w:val="20"/>
            </w:rPr>
          </w:rPrChange>
        </w:rPr>
        <w:t>responsabilidad de</w:t>
      </w:r>
      <w:r w:rsidR="001176CB" w:rsidRPr="00684B76">
        <w:rPr>
          <w:rFonts w:ascii="Montserrat" w:hAnsi="Montserrat" w:cs="Arial"/>
          <w:rPrChange w:id="1185" w:author="Angelica Rodriguez Ortega" w:date="2023-03-21T19:01:00Z">
            <w:rPr>
              <w:rFonts w:ascii="Montserrat" w:hAnsi="Montserrat" w:cs="Arial"/>
              <w:sz w:val="20"/>
              <w:szCs w:val="20"/>
            </w:rPr>
          </w:rPrChange>
        </w:rPr>
        <w:t>l Director de la Unidad</w:t>
      </w:r>
      <w:r w:rsidR="00BF7676" w:rsidRPr="00684B76">
        <w:rPr>
          <w:rFonts w:ascii="Montserrat" w:hAnsi="Montserrat" w:cs="Arial"/>
          <w:rPrChange w:id="1186" w:author="Angelica Rodriguez Ortega" w:date="2023-03-21T19:01:00Z">
            <w:rPr>
              <w:rFonts w:ascii="Montserrat" w:hAnsi="Montserrat" w:cs="Arial"/>
              <w:sz w:val="20"/>
              <w:szCs w:val="20"/>
            </w:rPr>
          </w:rPrChange>
        </w:rPr>
        <w:t xml:space="preserve"> la </w:t>
      </w:r>
      <w:del w:id="1187" w:author="Angelica Rodriguez Ortega" w:date="2023-04-12T16:05:00Z">
        <w:r w:rsidR="00BF7676" w:rsidRPr="00684B76" w:rsidDel="00C225FA">
          <w:rPr>
            <w:rFonts w:ascii="Montserrat" w:hAnsi="Montserrat" w:cs="Arial"/>
            <w:rPrChange w:id="1188" w:author="Angelica Rodriguez Ortega" w:date="2023-03-21T19:01:00Z">
              <w:rPr>
                <w:rFonts w:ascii="Montserrat" w:hAnsi="Montserrat" w:cs="Arial"/>
                <w:sz w:val="20"/>
                <w:szCs w:val="20"/>
              </w:rPr>
            </w:rPrChange>
          </w:rPr>
          <w:delText xml:space="preserve"> </w:delText>
        </w:r>
      </w:del>
      <w:r w:rsidR="00BF7676" w:rsidRPr="00684B76">
        <w:rPr>
          <w:rFonts w:ascii="Montserrat" w:hAnsi="Montserrat" w:cs="Arial"/>
          <w:rPrChange w:id="1189" w:author="Angelica Rodriguez Ortega" w:date="2023-03-21T19:01:00Z">
            <w:rPr>
              <w:rFonts w:ascii="Montserrat" w:hAnsi="Montserrat" w:cs="Arial"/>
              <w:sz w:val="20"/>
              <w:szCs w:val="20"/>
            </w:rPr>
          </w:rPrChange>
        </w:rPr>
        <w:t xml:space="preserve">actualización </w:t>
      </w:r>
      <w:r w:rsidR="00525298" w:rsidRPr="00684B76">
        <w:rPr>
          <w:rFonts w:ascii="Montserrat" w:hAnsi="Montserrat" w:cs="Arial"/>
          <w:rPrChange w:id="1190" w:author="Angelica Rodriguez Ortega" w:date="2023-03-21T19:01:00Z">
            <w:rPr>
              <w:rFonts w:ascii="Montserrat" w:hAnsi="Montserrat" w:cs="Arial"/>
              <w:sz w:val="20"/>
              <w:szCs w:val="20"/>
            </w:rPr>
          </w:rPrChange>
        </w:rPr>
        <w:t xml:space="preserve">de manera mensual </w:t>
      </w:r>
      <w:r w:rsidR="00BF7676" w:rsidRPr="00684B76">
        <w:rPr>
          <w:rFonts w:ascii="Montserrat" w:hAnsi="Montserrat" w:cs="Arial"/>
          <w:rPrChange w:id="1191" w:author="Angelica Rodriguez Ortega" w:date="2023-03-21T19:01:00Z">
            <w:rPr>
              <w:rFonts w:ascii="Montserrat" w:hAnsi="Montserrat" w:cs="Arial"/>
              <w:sz w:val="20"/>
              <w:szCs w:val="20"/>
            </w:rPr>
          </w:rPrChange>
        </w:rPr>
        <w:t>de los catálogos</w:t>
      </w:r>
      <w:ins w:id="1192" w:author="Angelica Rodriguez Ortega" w:date="2023-03-13T19:32:00Z">
        <w:r w:rsidR="001176CB" w:rsidRPr="00684B76">
          <w:rPr>
            <w:rFonts w:ascii="Montserrat" w:hAnsi="Montserrat" w:cs="Arial"/>
            <w:rPrChange w:id="1193" w:author="Angelica Rodriguez Ortega" w:date="2023-03-21T19:01:00Z">
              <w:rPr>
                <w:rFonts w:ascii="Montserrat" w:hAnsi="Montserrat" w:cs="Arial"/>
                <w:sz w:val="20"/>
                <w:szCs w:val="20"/>
              </w:rPr>
            </w:rPrChange>
          </w:rPr>
          <w:t xml:space="preserve">, </w:t>
        </w:r>
      </w:ins>
      <w:r w:rsidR="00525298" w:rsidRPr="00684B76">
        <w:rPr>
          <w:rFonts w:ascii="Montserrat" w:hAnsi="Montserrat" w:cs="Arial"/>
          <w:rPrChange w:id="1194" w:author="Angelica Rodriguez Ortega" w:date="2023-03-21T19:01:00Z">
            <w:rPr>
              <w:rFonts w:ascii="Montserrat" w:hAnsi="Montserrat" w:cs="Arial"/>
              <w:sz w:val="20"/>
              <w:szCs w:val="20"/>
            </w:rPr>
          </w:rPrChange>
        </w:rPr>
        <w:t xml:space="preserve">en caso </w:t>
      </w:r>
      <w:r w:rsidR="001176CB" w:rsidRPr="00684B76">
        <w:rPr>
          <w:rFonts w:ascii="Montserrat" w:hAnsi="Montserrat" w:cs="Arial"/>
          <w:rPrChange w:id="1195" w:author="Angelica Rodriguez Ortega" w:date="2023-03-21T19:01:00Z">
            <w:rPr>
              <w:rFonts w:ascii="Montserrat" w:hAnsi="Montserrat" w:cs="Arial"/>
              <w:sz w:val="20"/>
              <w:szCs w:val="20"/>
            </w:rPr>
          </w:rPrChange>
        </w:rPr>
        <w:t xml:space="preserve">presentar modificaciones se reportará </w:t>
      </w:r>
      <w:r w:rsidR="00525298" w:rsidRPr="00684B76">
        <w:rPr>
          <w:rFonts w:ascii="Montserrat" w:hAnsi="Montserrat" w:cs="Arial"/>
          <w:rPrChange w:id="1196" w:author="Angelica Rodriguez Ortega" w:date="2023-03-21T19:01:00Z">
            <w:rPr>
              <w:rFonts w:ascii="Montserrat" w:hAnsi="Montserrat" w:cs="Arial"/>
              <w:sz w:val="20"/>
              <w:szCs w:val="20"/>
            </w:rPr>
          </w:rPrChange>
        </w:rPr>
        <w:t>de manera inmediata</w:t>
      </w:r>
      <w:ins w:id="1197" w:author="Angelica Rodriguez Ortega" w:date="2023-03-21T17:20:00Z">
        <w:r w:rsidR="00D32F8D">
          <w:rPr>
            <w:rFonts w:ascii="Montserrat" w:hAnsi="Montserrat" w:cs="Arial"/>
          </w:rPr>
          <w:t>.</w:t>
        </w:r>
      </w:ins>
    </w:p>
    <w:p w14:paraId="0BD1D616" w14:textId="3E0A5111" w:rsidR="0090016C" w:rsidRPr="00684B76" w:rsidRDefault="00D32F8D">
      <w:pPr>
        <w:pStyle w:val="Prrafodelista"/>
        <w:widowControl/>
        <w:autoSpaceDE/>
        <w:autoSpaceDN/>
        <w:ind w:left="426" w:right="49"/>
        <w:contextualSpacing/>
        <w:jc w:val="both"/>
        <w:rPr>
          <w:rFonts w:ascii="Montserrat" w:hAnsi="Montserrat" w:cs="Arial"/>
          <w:rPrChange w:id="1198" w:author="Angelica Rodriguez Ortega" w:date="2023-03-21T19:01:00Z">
            <w:rPr>
              <w:rFonts w:ascii="Montserrat" w:hAnsi="Montserrat" w:cs="Arial"/>
              <w:sz w:val="20"/>
              <w:szCs w:val="20"/>
            </w:rPr>
          </w:rPrChange>
        </w:rPr>
        <w:pPrChange w:id="1199" w:author="Angelica Rodriguez Ortega" w:date="2023-04-05T14:40:00Z">
          <w:pPr>
            <w:pStyle w:val="Prrafodelista"/>
            <w:widowControl/>
            <w:numPr>
              <w:numId w:val="5"/>
            </w:numPr>
            <w:autoSpaceDE/>
            <w:autoSpaceDN/>
            <w:ind w:left="426" w:right="49" w:hanging="397"/>
            <w:contextualSpacing/>
            <w:jc w:val="both"/>
          </w:pPr>
        </w:pPrChange>
      </w:pPr>
      <w:ins w:id="1200" w:author="Angelica Rodriguez Ortega" w:date="2023-04-05T14:40:00Z">
        <w:r>
          <w:rPr>
            <w:rFonts w:ascii="Montserrat" w:hAnsi="Montserrat" w:cs="Arial"/>
          </w:rPr>
          <w:t xml:space="preserve">La Dirección Médica concentrará los catálogos y hará la difusión de </w:t>
        </w:r>
        <w:proofErr w:type="gramStart"/>
        <w:r>
          <w:rPr>
            <w:rFonts w:ascii="Montserrat" w:hAnsi="Montserrat" w:cs="Arial"/>
          </w:rPr>
          <w:t>los mismos</w:t>
        </w:r>
        <w:proofErr w:type="gramEnd"/>
        <w:r>
          <w:rPr>
            <w:rFonts w:ascii="Montserrat" w:hAnsi="Montserrat" w:cs="Arial"/>
          </w:rPr>
          <w:t xml:space="preserve"> a nivel nacional.</w:t>
        </w:r>
      </w:ins>
      <w:del w:id="1201" w:author="Armando Luna Badillo" w:date="2023-03-10T11:05:00Z">
        <w:r w:rsidR="0090016C" w:rsidRPr="00684B76" w:rsidDel="00BF7676">
          <w:rPr>
            <w:rFonts w:ascii="Montserrat" w:hAnsi="Montserrat" w:cs="Arial"/>
            <w:rPrChange w:id="1202" w:author="Angelica Rodriguez Ortega" w:date="2023-03-21T19:01:00Z">
              <w:rPr>
                <w:rFonts w:ascii="Montserrat" w:hAnsi="Montserrat" w:cs="Arial"/>
                <w:sz w:val="20"/>
                <w:szCs w:val="20"/>
              </w:rPr>
            </w:rPrChange>
          </w:rPr>
          <w:delText xml:space="preserve">. </w:delText>
        </w:r>
      </w:del>
    </w:p>
    <w:p w14:paraId="0C0EB11C" w14:textId="77777777" w:rsidR="0090016C" w:rsidRPr="00684B76" w:rsidRDefault="0090016C" w:rsidP="0090016C">
      <w:pPr>
        <w:pStyle w:val="Prrafodelista"/>
        <w:ind w:left="426" w:right="49"/>
        <w:jc w:val="both"/>
        <w:rPr>
          <w:rFonts w:ascii="Montserrat" w:hAnsi="Montserrat" w:cs="Arial"/>
          <w:rPrChange w:id="1203" w:author="Angelica Rodriguez Ortega" w:date="2023-03-21T19:01:00Z">
            <w:rPr>
              <w:rFonts w:ascii="Montserrat" w:hAnsi="Montserrat" w:cs="Arial"/>
              <w:sz w:val="20"/>
              <w:szCs w:val="20"/>
            </w:rPr>
          </w:rPrChange>
        </w:rPr>
      </w:pPr>
    </w:p>
    <w:p w14:paraId="2AAD2B9B" w14:textId="65D0C9C3" w:rsidR="0090016C" w:rsidRPr="00684B76" w:rsidRDefault="0090016C" w:rsidP="00E05DDC">
      <w:pPr>
        <w:pStyle w:val="Prrafodelista"/>
        <w:widowControl/>
        <w:numPr>
          <w:ilvl w:val="0"/>
          <w:numId w:val="5"/>
        </w:numPr>
        <w:autoSpaceDE/>
        <w:autoSpaceDN/>
        <w:ind w:left="426" w:right="49" w:hanging="397"/>
        <w:contextualSpacing/>
        <w:jc w:val="both"/>
        <w:rPr>
          <w:rFonts w:ascii="Montserrat" w:hAnsi="Montserrat" w:cs="Arial"/>
          <w:rPrChange w:id="1204" w:author="Angelica Rodriguez Ortega" w:date="2023-03-21T19:01:00Z">
            <w:rPr>
              <w:rFonts w:ascii="Montserrat" w:hAnsi="Montserrat" w:cs="Arial"/>
              <w:sz w:val="20"/>
              <w:szCs w:val="20"/>
            </w:rPr>
          </w:rPrChange>
        </w:rPr>
      </w:pPr>
      <w:r w:rsidRPr="00684B76">
        <w:rPr>
          <w:rFonts w:ascii="Montserrat" w:hAnsi="Montserrat" w:cs="Arial"/>
          <w:rPrChange w:id="1205" w:author="Angelica Rodriguez Ortega" w:date="2023-03-21T19:01:00Z">
            <w:rPr>
              <w:rFonts w:ascii="Montserrat" w:hAnsi="Montserrat" w:cs="Arial"/>
              <w:sz w:val="20"/>
              <w:szCs w:val="20"/>
            </w:rPr>
          </w:rPrChange>
        </w:rPr>
        <w:t xml:space="preserve">Los pacientes podrán ser referidos independientemente de la Regionalización Operativa de la </w:t>
      </w:r>
      <w:r w:rsidR="00E14001" w:rsidRPr="00684B76">
        <w:rPr>
          <w:rFonts w:ascii="Montserrat" w:hAnsi="Montserrat" w:cs="Arial"/>
          <w:rPrChange w:id="1206" w:author="Angelica Rodriguez Ortega" w:date="2023-03-21T19:01:00Z">
            <w:rPr>
              <w:rFonts w:ascii="Montserrat" w:hAnsi="Montserrat" w:cs="Arial"/>
              <w:sz w:val="20"/>
              <w:szCs w:val="20"/>
            </w:rPr>
          </w:rPrChange>
        </w:rPr>
        <w:t>R</w:t>
      </w:r>
      <w:r w:rsidRPr="00684B76">
        <w:rPr>
          <w:rFonts w:ascii="Montserrat" w:hAnsi="Montserrat" w:cs="Arial"/>
          <w:rPrChange w:id="1207" w:author="Angelica Rodriguez Ortega" w:date="2023-03-21T19:01:00Z">
            <w:rPr>
              <w:rFonts w:ascii="Montserrat" w:hAnsi="Montserrat" w:cs="Arial"/>
              <w:sz w:val="20"/>
              <w:szCs w:val="20"/>
            </w:rPr>
          </w:rPrChange>
        </w:rPr>
        <w:t xml:space="preserve">ed de </w:t>
      </w:r>
      <w:r w:rsidR="001176CB" w:rsidRPr="00684B76">
        <w:rPr>
          <w:rFonts w:ascii="Montserrat" w:hAnsi="Montserrat" w:cs="Arial"/>
          <w:rPrChange w:id="1208" w:author="Angelica Rodriguez Ortega" w:date="2023-03-21T19:01:00Z">
            <w:rPr>
              <w:rFonts w:ascii="Montserrat" w:hAnsi="Montserrat" w:cs="Arial"/>
              <w:sz w:val="20"/>
              <w:szCs w:val="20"/>
            </w:rPr>
          </w:rPrChange>
        </w:rPr>
        <w:t>S</w:t>
      </w:r>
      <w:r w:rsidRPr="00684B76">
        <w:rPr>
          <w:rFonts w:ascii="Montserrat" w:hAnsi="Montserrat" w:cs="Arial"/>
          <w:rPrChange w:id="1209" w:author="Angelica Rodriguez Ortega" w:date="2023-03-21T19:01:00Z">
            <w:rPr>
              <w:rFonts w:ascii="Montserrat" w:hAnsi="Montserrat" w:cs="Arial"/>
              <w:sz w:val="20"/>
              <w:szCs w:val="20"/>
            </w:rPr>
          </w:rPrChange>
        </w:rPr>
        <w:t xml:space="preserve">ervicios de </w:t>
      </w:r>
      <w:r w:rsidR="001176CB" w:rsidRPr="00684B76">
        <w:rPr>
          <w:rFonts w:ascii="Montserrat" w:hAnsi="Montserrat" w:cs="Arial"/>
          <w:rPrChange w:id="1210" w:author="Angelica Rodriguez Ortega" w:date="2023-03-21T19:01:00Z">
            <w:rPr>
              <w:rFonts w:ascii="Montserrat" w:hAnsi="Montserrat" w:cs="Arial"/>
              <w:sz w:val="20"/>
              <w:szCs w:val="20"/>
            </w:rPr>
          </w:rPrChange>
        </w:rPr>
        <w:t>S</w:t>
      </w:r>
      <w:r w:rsidRPr="00684B76">
        <w:rPr>
          <w:rFonts w:ascii="Montserrat" w:hAnsi="Montserrat" w:cs="Arial"/>
          <w:rPrChange w:id="1211" w:author="Angelica Rodriguez Ortega" w:date="2023-03-21T19:01:00Z">
            <w:rPr>
              <w:rFonts w:ascii="Montserrat" w:hAnsi="Montserrat" w:cs="Arial"/>
              <w:sz w:val="20"/>
              <w:szCs w:val="20"/>
            </w:rPr>
          </w:rPrChange>
        </w:rPr>
        <w:t xml:space="preserve">alud del </w:t>
      </w:r>
      <w:r w:rsidR="00035BB4" w:rsidRPr="00684B76">
        <w:rPr>
          <w:rFonts w:ascii="Montserrat" w:hAnsi="Montserrat" w:cs="Arial"/>
          <w:rPrChange w:id="1212" w:author="Angelica Rodriguez Ortega" w:date="2023-03-21T19:01:00Z">
            <w:rPr>
              <w:rFonts w:ascii="Montserrat" w:hAnsi="Montserrat" w:cs="Arial"/>
              <w:sz w:val="20"/>
              <w:szCs w:val="20"/>
            </w:rPr>
          </w:rPrChange>
        </w:rPr>
        <w:t>Instituto</w:t>
      </w:r>
      <w:r w:rsidRPr="00684B76">
        <w:rPr>
          <w:rFonts w:ascii="Montserrat" w:hAnsi="Montserrat" w:cs="Arial"/>
          <w:rPrChange w:id="1213" w:author="Angelica Rodriguez Ortega" w:date="2023-03-21T19:01:00Z">
            <w:rPr>
              <w:rFonts w:ascii="Montserrat" w:hAnsi="Montserrat" w:cs="Arial"/>
              <w:sz w:val="20"/>
              <w:szCs w:val="20"/>
            </w:rPr>
          </w:rPrChange>
        </w:rPr>
        <w:t>, a cualquier Unidad Médica que cuente con capacidad resolutiva</w:t>
      </w:r>
      <w:r w:rsidR="00DD6861" w:rsidRPr="00684B76">
        <w:rPr>
          <w:rFonts w:ascii="Montserrat" w:hAnsi="Montserrat" w:cs="Arial"/>
          <w:b/>
          <w:rPrChange w:id="1214" w:author="Angelica Rodriguez Ortega" w:date="2023-03-21T19:01:00Z">
            <w:rPr>
              <w:rFonts w:ascii="Montserrat" w:hAnsi="Montserrat" w:cs="Arial"/>
              <w:b/>
              <w:sz w:val="20"/>
              <w:szCs w:val="20"/>
            </w:rPr>
          </w:rPrChange>
        </w:rPr>
        <w:t xml:space="preserve">, </w:t>
      </w:r>
      <w:ins w:id="1215" w:author="Angelica Rodriguez Ortega" w:date="2023-04-05T14:34:00Z">
        <w:r w:rsidR="00D32F8D">
          <w:rPr>
            <w:rFonts w:ascii="Montserrat" w:hAnsi="Montserrat" w:cs="Arial"/>
            <w:b/>
          </w:rPr>
          <w:t>una vez que se haya corroborado que no se cuenta con el servicio ofertado</w:t>
        </w:r>
      </w:ins>
      <w:del w:id="1216" w:author="Angelica Rodriguez Ortega" w:date="2023-04-05T14:34:00Z">
        <w:r w:rsidR="00DD6861" w:rsidRPr="00684B76" w:rsidDel="00D32F8D">
          <w:rPr>
            <w:rFonts w:ascii="Montserrat" w:hAnsi="Montserrat" w:cs="Arial"/>
            <w:b/>
            <w:rPrChange w:id="1217" w:author="Angelica Rodriguez Ortega" w:date="2023-03-21T19:01:00Z">
              <w:rPr>
                <w:rFonts w:ascii="Montserrat" w:hAnsi="Montserrat" w:cs="Arial"/>
                <w:b/>
                <w:sz w:val="20"/>
                <w:szCs w:val="20"/>
              </w:rPr>
            </w:rPrChange>
          </w:rPr>
          <w:delText xml:space="preserve">sin necesitar </w:delText>
        </w:r>
        <w:r w:rsidRPr="00684B76" w:rsidDel="00D32F8D">
          <w:rPr>
            <w:rFonts w:ascii="Montserrat" w:hAnsi="Montserrat" w:cs="Arial"/>
            <w:b/>
            <w:rPrChange w:id="1218" w:author="Angelica Rodriguez Ortega" w:date="2023-03-21T19:01:00Z">
              <w:rPr>
                <w:rFonts w:ascii="Montserrat" w:hAnsi="Montserrat" w:cs="Arial"/>
                <w:b/>
                <w:sz w:val="20"/>
                <w:szCs w:val="20"/>
              </w:rPr>
            </w:rPrChange>
          </w:rPr>
          <w:delText xml:space="preserve">constancia </w:delText>
        </w:r>
        <w:r w:rsidR="00DD6861" w:rsidRPr="00684B76" w:rsidDel="00D32F8D">
          <w:rPr>
            <w:rFonts w:ascii="Montserrat" w:hAnsi="Montserrat" w:cs="Arial"/>
            <w:b/>
            <w:rPrChange w:id="1219" w:author="Angelica Rodriguez Ortega" w:date="2023-03-21T19:01:00Z">
              <w:rPr>
                <w:rFonts w:ascii="Montserrat" w:hAnsi="Montserrat" w:cs="Arial"/>
                <w:b/>
                <w:sz w:val="20"/>
                <w:szCs w:val="20"/>
              </w:rPr>
            </w:rPrChange>
          </w:rPr>
          <w:delText xml:space="preserve">previa </w:delText>
        </w:r>
        <w:r w:rsidRPr="00684B76" w:rsidDel="00D32F8D">
          <w:rPr>
            <w:rFonts w:ascii="Montserrat" w:hAnsi="Montserrat" w:cs="Arial"/>
            <w:b/>
            <w:rPrChange w:id="1220" w:author="Angelica Rodriguez Ortega" w:date="2023-03-21T19:01:00Z">
              <w:rPr>
                <w:rFonts w:ascii="Montserrat" w:hAnsi="Montserrat" w:cs="Arial"/>
                <w:b/>
                <w:sz w:val="20"/>
                <w:szCs w:val="20"/>
              </w:rPr>
            </w:rPrChange>
          </w:rPr>
          <w:delText>de la no procedencia de atención médica (</w:delText>
        </w:r>
        <w:r w:rsidR="00DD6861" w:rsidRPr="00684B76" w:rsidDel="00D32F8D">
          <w:rPr>
            <w:rFonts w:ascii="Montserrat" w:hAnsi="Montserrat" w:cs="Arial"/>
            <w:b/>
            <w:rPrChange w:id="1221" w:author="Angelica Rodriguez Ortega" w:date="2023-03-21T19:01:00Z">
              <w:rPr>
                <w:rFonts w:ascii="Montserrat" w:hAnsi="Montserrat" w:cs="Arial"/>
                <w:b/>
                <w:sz w:val="20"/>
                <w:szCs w:val="20"/>
              </w:rPr>
            </w:rPrChange>
          </w:rPr>
          <w:delText>n</w:delText>
        </w:r>
        <w:r w:rsidRPr="00684B76" w:rsidDel="00D32F8D">
          <w:rPr>
            <w:rFonts w:ascii="Montserrat" w:hAnsi="Montserrat" w:cs="Arial"/>
            <w:b/>
            <w:rPrChange w:id="1222" w:author="Angelica Rodriguez Ortega" w:date="2023-03-21T19:01:00Z">
              <w:rPr>
                <w:rFonts w:ascii="Montserrat" w:hAnsi="Montserrat" w:cs="Arial"/>
                <w:b/>
                <w:sz w:val="20"/>
                <w:szCs w:val="20"/>
              </w:rPr>
            </w:rPrChange>
          </w:rPr>
          <w:delText>egativa</w:delText>
        </w:r>
      </w:del>
      <w:del w:id="1223" w:author="Angelica Rodriguez Ortega" w:date="2023-04-05T14:35:00Z">
        <w:r w:rsidRPr="00684B76" w:rsidDel="00D32F8D">
          <w:rPr>
            <w:rFonts w:ascii="Montserrat" w:hAnsi="Montserrat" w:cs="Arial"/>
            <w:b/>
            <w:rPrChange w:id="1224" w:author="Angelica Rodriguez Ortega" w:date="2023-03-21T19:01:00Z">
              <w:rPr>
                <w:rFonts w:ascii="Montserrat" w:hAnsi="Montserrat" w:cs="Arial"/>
                <w:b/>
                <w:sz w:val="20"/>
                <w:szCs w:val="20"/>
              </w:rPr>
            </w:rPrChange>
          </w:rPr>
          <w:delText>)</w:delText>
        </w:r>
      </w:del>
      <w:r w:rsidRPr="00684B76">
        <w:rPr>
          <w:rFonts w:ascii="Montserrat" w:hAnsi="Montserrat" w:cs="Arial"/>
          <w:b/>
          <w:rPrChange w:id="1225" w:author="Angelica Rodriguez Ortega" w:date="2023-03-21T19:01:00Z">
            <w:rPr>
              <w:rFonts w:ascii="Montserrat" w:hAnsi="Montserrat" w:cs="Arial"/>
              <w:b/>
              <w:sz w:val="20"/>
              <w:szCs w:val="20"/>
            </w:rPr>
          </w:rPrChange>
        </w:rPr>
        <w:t>;</w:t>
      </w:r>
      <w:r w:rsidRPr="00684B76">
        <w:rPr>
          <w:rFonts w:ascii="Montserrat" w:hAnsi="Montserrat" w:cs="Arial"/>
          <w:rPrChange w:id="1226" w:author="Angelica Rodriguez Ortega" w:date="2023-03-21T19:01:00Z">
            <w:rPr>
              <w:rFonts w:ascii="Montserrat" w:hAnsi="Montserrat" w:cs="Arial"/>
              <w:sz w:val="20"/>
              <w:szCs w:val="20"/>
            </w:rPr>
          </w:rPrChange>
        </w:rPr>
        <w:t xml:space="preserve"> </w:t>
      </w:r>
      <w:r w:rsidR="004C39F2" w:rsidRPr="00684B76">
        <w:rPr>
          <w:rFonts w:ascii="Montserrat" w:hAnsi="Montserrat" w:cs="Arial"/>
          <w:rPrChange w:id="1227" w:author="Angelica Rodriguez Ortega" w:date="2023-03-21T19:01:00Z">
            <w:rPr>
              <w:rFonts w:ascii="Montserrat" w:hAnsi="Montserrat" w:cs="Arial"/>
              <w:sz w:val="20"/>
              <w:szCs w:val="20"/>
            </w:rPr>
          </w:rPrChange>
        </w:rPr>
        <w:t xml:space="preserve">sin embargo, se deberá procurar </w:t>
      </w:r>
      <w:r w:rsidRPr="00684B76">
        <w:rPr>
          <w:rFonts w:ascii="Montserrat" w:hAnsi="Montserrat" w:cs="Arial"/>
          <w:rPrChange w:id="1228" w:author="Angelica Rodriguez Ortega" w:date="2023-03-21T19:01:00Z">
            <w:rPr>
              <w:rFonts w:ascii="Montserrat" w:hAnsi="Montserrat" w:cs="Arial"/>
              <w:sz w:val="20"/>
              <w:szCs w:val="20"/>
            </w:rPr>
          </w:rPrChange>
        </w:rPr>
        <w:t>como primera instancia las Unidades Médicas más cercanas a la adscripción, domicilio o lugar donde se encuentre el paciente</w:t>
      </w:r>
      <w:r w:rsidR="00224DD9" w:rsidRPr="00684B76">
        <w:rPr>
          <w:rFonts w:ascii="Montserrat" w:hAnsi="Montserrat" w:cs="Arial"/>
          <w:rPrChange w:id="1229" w:author="Angelica Rodriguez Ortega" w:date="2023-03-21T19:01:00Z">
            <w:rPr>
              <w:rFonts w:ascii="Montserrat" w:hAnsi="Montserrat" w:cs="Arial"/>
              <w:sz w:val="20"/>
              <w:szCs w:val="20"/>
            </w:rPr>
          </w:rPrChange>
        </w:rPr>
        <w:t xml:space="preserve">, cabe mencionar que la referencia deberá estar escalonada de acuerdo a los niveles de </w:t>
      </w:r>
      <w:r w:rsidR="007757F7" w:rsidRPr="00684B76">
        <w:rPr>
          <w:rFonts w:ascii="Montserrat" w:hAnsi="Montserrat" w:cs="Arial"/>
          <w:rPrChange w:id="1230" w:author="Angelica Rodriguez Ortega" w:date="2023-03-21T19:01:00Z">
            <w:rPr>
              <w:rFonts w:ascii="Montserrat" w:hAnsi="Montserrat" w:cs="Arial"/>
              <w:sz w:val="20"/>
              <w:szCs w:val="20"/>
            </w:rPr>
          </w:rPrChange>
        </w:rPr>
        <w:t>atención</w:t>
      </w:r>
      <w:ins w:id="1231" w:author="Angelica Rodriguez Ortega" w:date="2023-04-05T13:42:00Z">
        <w:r w:rsidR="00D43677">
          <w:rPr>
            <w:rFonts w:ascii="Montserrat" w:hAnsi="Montserrat" w:cs="Arial"/>
          </w:rPr>
          <w:t>.</w:t>
        </w:r>
      </w:ins>
      <w:del w:id="1232" w:author="Armando Luna Badillo" w:date="2023-03-10T11:50:00Z">
        <w:r w:rsidRPr="00684B76" w:rsidDel="00224DD9">
          <w:rPr>
            <w:rFonts w:ascii="Montserrat" w:hAnsi="Montserrat" w:cs="Arial"/>
            <w:rPrChange w:id="1233" w:author="Angelica Rodriguez Ortega" w:date="2023-03-21T19:01:00Z">
              <w:rPr>
                <w:rFonts w:ascii="Montserrat" w:hAnsi="Montserrat" w:cs="Arial"/>
                <w:sz w:val="20"/>
                <w:szCs w:val="20"/>
              </w:rPr>
            </w:rPrChange>
          </w:rPr>
          <w:delText>.</w:delText>
        </w:r>
      </w:del>
    </w:p>
    <w:p w14:paraId="506EA822" w14:textId="77777777" w:rsidR="0090016C" w:rsidRPr="00684B76" w:rsidRDefault="0090016C" w:rsidP="0090016C">
      <w:pPr>
        <w:pStyle w:val="Prrafodelista"/>
        <w:rPr>
          <w:rFonts w:ascii="Montserrat" w:hAnsi="Montserrat" w:cs="Arial"/>
          <w:rPrChange w:id="1234" w:author="Angelica Rodriguez Ortega" w:date="2023-03-21T19:01:00Z">
            <w:rPr>
              <w:rFonts w:ascii="Montserrat" w:hAnsi="Montserrat" w:cs="Arial"/>
              <w:sz w:val="20"/>
              <w:szCs w:val="20"/>
            </w:rPr>
          </w:rPrChange>
        </w:rPr>
      </w:pPr>
    </w:p>
    <w:p w14:paraId="4034FD7D" w14:textId="77777777" w:rsidR="0090016C" w:rsidRPr="00684B76" w:rsidRDefault="0090016C" w:rsidP="00E05DDC">
      <w:pPr>
        <w:pStyle w:val="Prrafodelista"/>
        <w:widowControl/>
        <w:numPr>
          <w:ilvl w:val="0"/>
          <w:numId w:val="5"/>
        </w:numPr>
        <w:autoSpaceDE/>
        <w:autoSpaceDN/>
        <w:ind w:left="426" w:right="49" w:hanging="397"/>
        <w:contextualSpacing/>
        <w:jc w:val="both"/>
        <w:rPr>
          <w:rFonts w:ascii="Montserrat" w:hAnsi="Montserrat" w:cs="Arial"/>
          <w:rPrChange w:id="1235" w:author="Angelica Rodriguez Ortega" w:date="2023-03-21T19:01:00Z">
            <w:rPr>
              <w:rFonts w:ascii="Montserrat" w:hAnsi="Montserrat" w:cs="Arial"/>
              <w:sz w:val="20"/>
              <w:szCs w:val="20"/>
            </w:rPr>
          </w:rPrChange>
        </w:rPr>
      </w:pPr>
      <w:r w:rsidRPr="00684B76">
        <w:rPr>
          <w:rFonts w:ascii="Montserrat" w:hAnsi="Montserrat" w:cs="Arial"/>
          <w:rPrChange w:id="1236" w:author="Angelica Rodriguez Ortega" w:date="2023-03-21T19:01:00Z">
            <w:rPr>
              <w:rFonts w:ascii="Montserrat" w:hAnsi="Montserrat" w:cs="Arial"/>
              <w:sz w:val="20"/>
              <w:szCs w:val="20"/>
            </w:rPr>
          </w:rPrChange>
        </w:rPr>
        <w:t>Las condiciones para determinar la necesidad de referir a un paciente a otra Unidad Médica serán:</w:t>
      </w:r>
    </w:p>
    <w:p w14:paraId="4BED75C8" w14:textId="77777777" w:rsidR="0090016C" w:rsidRPr="00684B76" w:rsidRDefault="0090016C" w:rsidP="0090016C">
      <w:pPr>
        <w:pStyle w:val="Prrafodelista"/>
        <w:rPr>
          <w:rFonts w:ascii="Montserrat" w:hAnsi="Montserrat" w:cs="Arial"/>
          <w:rPrChange w:id="1237" w:author="Angelica Rodriguez Ortega" w:date="2023-03-21T19:01:00Z">
            <w:rPr>
              <w:rFonts w:ascii="Montserrat" w:hAnsi="Montserrat" w:cs="Arial"/>
              <w:sz w:val="20"/>
              <w:szCs w:val="20"/>
            </w:rPr>
          </w:rPrChange>
        </w:rPr>
      </w:pPr>
    </w:p>
    <w:p w14:paraId="6FCC5D88" w14:textId="77777777" w:rsidR="0090016C" w:rsidRPr="00684B76" w:rsidRDefault="0090016C" w:rsidP="00D06540">
      <w:pPr>
        <w:pStyle w:val="Prrafodelista"/>
        <w:widowControl/>
        <w:numPr>
          <w:ilvl w:val="0"/>
          <w:numId w:val="13"/>
        </w:numPr>
        <w:autoSpaceDE/>
        <w:autoSpaceDN/>
        <w:ind w:left="1134" w:right="49"/>
        <w:contextualSpacing/>
        <w:jc w:val="both"/>
        <w:rPr>
          <w:rFonts w:ascii="Montserrat" w:hAnsi="Montserrat" w:cs="Arial"/>
          <w:rPrChange w:id="1238" w:author="Angelica Rodriguez Ortega" w:date="2023-03-21T19:01:00Z">
            <w:rPr>
              <w:rFonts w:ascii="Montserrat" w:hAnsi="Montserrat" w:cs="Arial"/>
              <w:sz w:val="20"/>
              <w:szCs w:val="20"/>
            </w:rPr>
          </w:rPrChange>
        </w:rPr>
      </w:pPr>
      <w:r w:rsidRPr="00684B76">
        <w:rPr>
          <w:rFonts w:ascii="Montserrat" w:hAnsi="Montserrat" w:cs="Arial"/>
          <w:rPrChange w:id="1239" w:author="Angelica Rodriguez Ortega" w:date="2023-03-21T19:01:00Z">
            <w:rPr>
              <w:rFonts w:ascii="Montserrat" w:hAnsi="Montserrat" w:cs="Arial"/>
              <w:sz w:val="20"/>
              <w:szCs w:val="20"/>
            </w:rPr>
          </w:rPrChange>
        </w:rPr>
        <w:t>Tipo de padecimiento</w:t>
      </w:r>
    </w:p>
    <w:p w14:paraId="0E2D2F7B" w14:textId="77777777" w:rsidR="0090016C" w:rsidRPr="00684B76" w:rsidRDefault="0090016C" w:rsidP="00D06540">
      <w:pPr>
        <w:pStyle w:val="Prrafodelista"/>
        <w:widowControl/>
        <w:numPr>
          <w:ilvl w:val="0"/>
          <w:numId w:val="13"/>
        </w:numPr>
        <w:autoSpaceDE/>
        <w:autoSpaceDN/>
        <w:ind w:left="1134" w:right="49"/>
        <w:contextualSpacing/>
        <w:jc w:val="both"/>
        <w:rPr>
          <w:rFonts w:ascii="Montserrat" w:hAnsi="Montserrat" w:cs="Arial"/>
          <w:rPrChange w:id="1240" w:author="Angelica Rodriguez Ortega" w:date="2023-03-21T19:01:00Z">
            <w:rPr>
              <w:rFonts w:ascii="Montserrat" w:hAnsi="Montserrat" w:cs="Arial"/>
              <w:sz w:val="20"/>
              <w:szCs w:val="20"/>
            </w:rPr>
          </w:rPrChange>
        </w:rPr>
      </w:pPr>
      <w:r w:rsidRPr="00684B76">
        <w:rPr>
          <w:rFonts w:ascii="Montserrat" w:hAnsi="Montserrat" w:cs="Arial"/>
          <w:rPrChange w:id="1241" w:author="Angelica Rodriguez Ortega" w:date="2023-03-21T19:01:00Z">
            <w:rPr>
              <w:rFonts w:ascii="Montserrat" w:hAnsi="Montserrat" w:cs="Arial"/>
              <w:sz w:val="20"/>
              <w:szCs w:val="20"/>
            </w:rPr>
          </w:rPrChange>
        </w:rPr>
        <w:t>Evolución</w:t>
      </w:r>
    </w:p>
    <w:p w14:paraId="76834BEF" w14:textId="77777777" w:rsidR="0090016C" w:rsidRPr="00684B76" w:rsidRDefault="0090016C" w:rsidP="00D06540">
      <w:pPr>
        <w:pStyle w:val="Prrafodelista"/>
        <w:widowControl/>
        <w:numPr>
          <w:ilvl w:val="0"/>
          <w:numId w:val="13"/>
        </w:numPr>
        <w:autoSpaceDE/>
        <w:autoSpaceDN/>
        <w:ind w:left="1134" w:right="49"/>
        <w:contextualSpacing/>
        <w:jc w:val="both"/>
        <w:rPr>
          <w:rFonts w:ascii="Montserrat" w:hAnsi="Montserrat" w:cs="Arial"/>
          <w:rPrChange w:id="1242" w:author="Angelica Rodriguez Ortega" w:date="2023-03-21T19:01:00Z">
            <w:rPr>
              <w:rFonts w:ascii="Montserrat" w:hAnsi="Montserrat" w:cs="Arial"/>
              <w:sz w:val="20"/>
              <w:szCs w:val="20"/>
            </w:rPr>
          </w:rPrChange>
        </w:rPr>
      </w:pPr>
      <w:r w:rsidRPr="00684B76">
        <w:rPr>
          <w:rFonts w:ascii="Montserrat" w:hAnsi="Montserrat" w:cs="Arial"/>
          <w:rPrChange w:id="1243" w:author="Angelica Rodriguez Ortega" w:date="2023-03-21T19:01:00Z">
            <w:rPr>
              <w:rFonts w:ascii="Montserrat" w:hAnsi="Montserrat" w:cs="Arial"/>
              <w:sz w:val="20"/>
              <w:szCs w:val="20"/>
            </w:rPr>
          </w:rPrChange>
        </w:rPr>
        <w:t>Complejidad</w:t>
      </w:r>
    </w:p>
    <w:p w14:paraId="26051041" w14:textId="77777777" w:rsidR="0090016C" w:rsidRPr="00684B76" w:rsidRDefault="0090016C" w:rsidP="00D06540">
      <w:pPr>
        <w:pStyle w:val="Prrafodelista"/>
        <w:widowControl/>
        <w:numPr>
          <w:ilvl w:val="0"/>
          <w:numId w:val="13"/>
        </w:numPr>
        <w:autoSpaceDE/>
        <w:autoSpaceDN/>
        <w:ind w:left="1134" w:right="49"/>
        <w:contextualSpacing/>
        <w:jc w:val="both"/>
        <w:rPr>
          <w:rFonts w:ascii="Montserrat" w:hAnsi="Montserrat" w:cs="Arial"/>
          <w:rPrChange w:id="1244" w:author="Angelica Rodriguez Ortega" w:date="2023-03-21T19:01:00Z">
            <w:rPr>
              <w:rFonts w:ascii="Montserrat" w:hAnsi="Montserrat" w:cs="Arial"/>
              <w:sz w:val="20"/>
              <w:szCs w:val="20"/>
            </w:rPr>
          </w:rPrChange>
        </w:rPr>
      </w:pPr>
      <w:r w:rsidRPr="00684B76">
        <w:rPr>
          <w:rFonts w:ascii="Montserrat" w:hAnsi="Montserrat" w:cs="Arial"/>
          <w:rPrChange w:id="1245" w:author="Angelica Rodriguez Ortega" w:date="2023-03-21T19:01:00Z">
            <w:rPr>
              <w:rFonts w:ascii="Montserrat" w:hAnsi="Montserrat" w:cs="Arial"/>
              <w:sz w:val="20"/>
              <w:szCs w:val="20"/>
            </w:rPr>
          </w:rPrChange>
        </w:rPr>
        <w:t>Pronóstico</w:t>
      </w:r>
    </w:p>
    <w:p w14:paraId="2B4D4DFA" w14:textId="77777777" w:rsidR="0090016C" w:rsidRPr="00684B76" w:rsidRDefault="0090016C" w:rsidP="00D06540">
      <w:pPr>
        <w:pStyle w:val="Prrafodelista"/>
        <w:widowControl/>
        <w:numPr>
          <w:ilvl w:val="0"/>
          <w:numId w:val="13"/>
        </w:numPr>
        <w:autoSpaceDE/>
        <w:autoSpaceDN/>
        <w:ind w:left="1134" w:right="49"/>
        <w:contextualSpacing/>
        <w:jc w:val="both"/>
        <w:rPr>
          <w:rFonts w:ascii="Montserrat" w:hAnsi="Montserrat" w:cs="Arial"/>
          <w:rPrChange w:id="1246" w:author="Angelica Rodriguez Ortega" w:date="2023-03-21T19:01:00Z">
            <w:rPr>
              <w:rFonts w:ascii="Montserrat" w:hAnsi="Montserrat" w:cs="Arial"/>
              <w:sz w:val="20"/>
              <w:szCs w:val="20"/>
            </w:rPr>
          </w:rPrChange>
        </w:rPr>
      </w:pPr>
      <w:r w:rsidRPr="00684B76">
        <w:rPr>
          <w:rFonts w:ascii="Montserrat" w:hAnsi="Montserrat" w:cs="Arial"/>
          <w:rPrChange w:id="1247" w:author="Angelica Rodriguez Ortega" w:date="2023-03-21T19:01:00Z">
            <w:rPr>
              <w:rFonts w:ascii="Montserrat" w:hAnsi="Montserrat" w:cs="Arial"/>
              <w:sz w:val="20"/>
              <w:szCs w:val="20"/>
            </w:rPr>
          </w:rPrChange>
        </w:rPr>
        <w:t>Limitación de recursos disponibles para el diagnóstico y/o tratamiento.</w:t>
      </w:r>
    </w:p>
    <w:p w14:paraId="4FB54AC8" w14:textId="77777777" w:rsidR="0090016C" w:rsidRPr="00684B76" w:rsidRDefault="0090016C" w:rsidP="0090016C">
      <w:pPr>
        <w:pStyle w:val="Prrafodelista"/>
        <w:ind w:left="426" w:right="49"/>
        <w:jc w:val="both"/>
        <w:rPr>
          <w:rFonts w:ascii="Montserrat" w:hAnsi="Montserrat" w:cs="Arial"/>
          <w:rPrChange w:id="1248" w:author="Angelica Rodriguez Ortega" w:date="2023-03-21T19:01:00Z">
            <w:rPr>
              <w:rFonts w:ascii="Montserrat" w:hAnsi="Montserrat" w:cs="Arial"/>
              <w:sz w:val="20"/>
              <w:szCs w:val="20"/>
            </w:rPr>
          </w:rPrChange>
        </w:rPr>
      </w:pPr>
    </w:p>
    <w:p w14:paraId="7902C820" w14:textId="77777777" w:rsidR="0090016C" w:rsidRPr="00684B76" w:rsidRDefault="0090016C" w:rsidP="0090016C">
      <w:pPr>
        <w:pStyle w:val="Prrafodelista"/>
        <w:ind w:left="426" w:right="49"/>
        <w:jc w:val="both"/>
        <w:rPr>
          <w:rFonts w:ascii="Montserrat" w:hAnsi="Montserrat" w:cs="Arial"/>
          <w:rPrChange w:id="1249" w:author="Angelica Rodriguez Ortega" w:date="2023-03-21T19:01:00Z">
            <w:rPr>
              <w:rFonts w:ascii="Montserrat" w:hAnsi="Montserrat" w:cs="Arial"/>
              <w:sz w:val="20"/>
              <w:szCs w:val="20"/>
            </w:rPr>
          </w:rPrChange>
        </w:rPr>
      </w:pPr>
      <w:r w:rsidRPr="00684B76">
        <w:rPr>
          <w:rFonts w:ascii="Montserrat" w:hAnsi="Montserrat" w:cs="Arial"/>
          <w:rPrChange w:id="1250" w:author="Angelica Rodriguez Ortega" w:date="2023-03-21T19:01:00Z">
            <w:rPr>
              <w:rFonts w:ascii="Montserrat" w:hAnsi="Montserrat" w:cs="Arial"/>
              <w:sz w:val="20"/>
              <w:szCs w:val="20"/>
            </w:rPr>
          </w:rPrChange>
        </w:rPr>
        <w:t xml:space="preserve">Lo anterior de conformidad con los lineamientos establecidos al respecto en las Guías de Práctica Clínica correspondientes al </w:t>
      </w:r>
      <w:r w:rsidR="000B1822" w:rsidRPr="00684B76">
        <w:rPr>
          <w:rFonts w:ascii="Montserrat" w:hAnsi="Montserrat" w:cs="Arial"/>
          <w:rPrChange w:id="1251" w:author="Angelica Rodriguez Ortega" w:date="2023-03-21T19:01:00Z">
            <w:rPr>
              <w:rFonts w:ascii="Montserrat" w:hAnsi="Montserrat" w:cs="Arial"/>
              <w:sz w:val="20"/>
              <w:szCs w:val="20"/>
            </w:rPr>
          </w:rPrChange>
        </w:rPr>
        <w:t>n</w:t>
      </w:r>
      <w:r w:rsidRPr="00684B76">
        <w:rPr>
          <w:rFonts w:ascii="Montserrat" w:hAnsi="Montserrat" w:cs="Arial"/>
          <w:rPrChange w:id="1252" w:author="Angelica Rodriguez Ortega" w:date="2023-03-21T19:01:00Z">
            <w:rPr>
              <w:rFonts w:ascii="Montserrat" w:hAnsi="Montserrat" w:cs="Arial"/>
              <w:sz w:val="20"/>
              <w:szCs w:val="20"/>
            </w:rPr>
          </w:rPrChange>
        </w:rPr>
        <w:t xml:space="preserve">ivel de </w:t>
      </w:r>
      <w:r w:rsidR="000B1822" w:rsidRPr="00684B76">
        <w:rPr>
          <w:rFonts w:ascii="Montserrat" w:hAnsi="Montserrat" w:cs="Arial"/>
          <w:rPrChange w:id="1253" w:author="Angelica Rodriguez Ortega" w:date="2023-03-21T19:01:00Z">
            <w:rPr>
              <w:rFonts w:ascii="Montserrat" w:hAnsi="Montserrat" w:cs="Arial"/>
              <w:sz w:val="20"/>
              <w:szCs w:val="20"/>
            </w:rPr>
          </w:rPrChange>
        </w:rPr>
        <w:t>a</w:t>
      </w:r>
      <w:r w:rsidRPr="00684B76">
        <w:rPr>
          <w:rFonts w:ascii="Montserrat" w:hAnsi="Montserrat" w:cs="Arial"/>
          <w:rPrChange w:id="1254" w:author="Angelica Rodriguez Ortega" w:date="2023-03-21T19:01:00Z">
            <w:rPr>
              <w:rFonts w:ascii="Montserrat" w:hAnsi="Montserrat" w:cs="Arial"/>
              <w:sz w:val="20"/>
              <w:szCs w:val="20"/>
            </w:rPr>
          </w:rPrChange>
        </w:rPr>
        <w:t>tención.</w:t>
      </w:r>
    </w:p>
    <w:p w14:paraId="7AC45BEC" w14:textId="77777777" w:rsidR="0090016C" w:rsidRPr="00684B76" w:rsidRDefault="0090016C" w:rsidP="0090016C">
      <w:pPr>
        <w:pStyle w:val="Prrafodelista"/>
        <w:ind w:left="426" w:right="49"/>
        <w:jc w:val="both"/>
        <w:rPr>
          <w:rFonts w:ascii="Montserrat" w:hAnsi="Montserrat" w:cs="Arial"/>
          <w:bCs/>
          <w:rPrChange w:id="1255" w:author="Angelica Rodriguez Ortega" w:date="2023-03-21T19:01:00Z">
            <w:rPr>
              <w:rFonts w:ascii="Montserrat" w:hAnsi="Montserrat" w:cs="Arial"/>
              <w:bCs/>
              <w:sz w:val="20"/>
              <w:szCs w:val="20"/>
            </w:rPr>
          </w:rPrChange>
        </w:rPr>
      </w:pPr>
    </w:p>
    <w:p w14:paraId="0F4191DD" w14:textId="67EF1925" w:rsidR="007B3796" w:rsidRPr="00684B76" w:rsidRDefault="007B3796" w:rsidP="007B3796">
      <w:pPr>
        <w:pStyle w:val="Prrafodelista"/>
        <w:numPr>
          <w:ilvl w:val="0"/>
          <w:numId w:val="5"/>
        </w:numPr>
        <w:ind w:left="0" w:firstLine="0"/>
        <w:jc w:val="both"/>
        <w:rPr>
          <w:ins w:id="1256" w:author="Angelica Rodriguez Ortega" w:date="2023-03-21T17:28:00Z"/>
          <w:rFonts w:ascii="Montserrat" w:hAnsi="Montserrat"/>
          <w:lang w:eastAsia="es-MX"/>
        </w:rPr>
      </w:pPr>
      <w:ins w:id="1257" w:author="Angelica Rodriguez Ortega" w:date="2023-03-21T17:27:00Z">
        <w:r w:rsidRPr="00684B76">
          <w:rPr>
            <w:rFonts w:ascii="Montserrat" w:hAnsi="Montserrat"/>
            <w:lang w:eastAsia="es-MX"/>
          </w:rPr>
          <w:t>Los pacientes referidos mediante el Formato SM1-17 anverso “Solicitud de Servicios de Referencia y Contrarreferencia de Pacientes” (Anexo 1) a cualquier Unidad Médica que cuente con capacidad resolutiva, no siendo una condicionante de aceptación, realizar estudios con los que no cuentan las Unidades Médicas de menor capacidad resolutiva.</w:t>
        </w:r>
      </w:ins>
    </w:p>
    <w:p w14:paraId="44232B5A" w14:textId="77777777" w:rsidR="007B3796" w:rsidRPr="00684B76" w:rsidRDefault="007B3796">
      <w:pPr>
        <w:pStyle w:val="Prrafodelista"/>
        <w:jc w:val="both"/>
        <w:rPr>
          <w:ins w:id="1258" w:author="Angelica Rodriguez Ortega" w:date="2023-03-21T17:27:00Z"/>
          <w:rFonts w:ascii="Montserrat" w:hAnsi="Montserrat"/>
          <w:lang w:eastAsia="es-MX"/>
        </w:rPr>
        <w:pPrChange w:id="1259" w:author="Angelica Rodriguez Ortega" w:date="2023-03-21T17:28:00Z">
          <w:pPr>
            <w:pStyle w:val="Prrafodelista"/>
            <w:numPr>
              <w:numId w:val="5"/>
            </w:numPr>
            <w:ind w:left="502" w:hanging="360"/>
            <w:jc w:val="both"/>
          </w:pPr>
        </w:pPrChange>
      </w:pPr>
    </w:p>
    <w:p w14:paraId="5A0766F1" w14:textId="773B3457" w:rsidR="0090016C" w:rsidRPr="00684B76" w:rsidDel="007038A5" w:rsidRDefault="00737A4F" w:rsidP="0065206A">
      <w:pPr>
        <w:pStyle w:val="Prrafodelista"/>
        <w:widowControl/>
        <w:numPr>
          <w:ilvl w:val="0"/>
          <w:numId w:val="5"/>
        </w:numPr>
        <w:autoSpaceDE/>
        <w:autoSpaceDN/>
        <w:ind w:left="426" w:right="49" w:hanging="426"/>
        <w:contextualSpacing/>
        <w:jc w:val="both"/>
        <w:rPr>
          <w:del w:id="1260" w:author="Angelica Rodriguez Ortega" w:date="2023-03-21T17:30:00Z"/>
          <w:rFonts w:ascii="Montserrat" w:hAnsi="Montserrat" w:cs="Arial"/>
          <w:rPrChange w:id="1261" w:author="Angelica Rodriguez Ortega" w:date="2023-03-21T19:01:00Z">
            <w:rPr>
              <w:del w:id="1262" w:author="Angelica Rodriguez Ortega" w:date="2023-03-21T17:30:00Z"/>
              <w:rFonts w:ascii="Montserrat" w:hAnsi="Montserrat" w:cs="Arial"/>
              <w:sz w:val="20"/>
              <w:szCs w:val="20"/>
            </w:rPr>
          </w:rPrChange>
        </w:rPr>
      </w:pPr>
      <w:r w:rsidRPr="00684B76">
        <w:rPr>
          <w:rFonts w:ascii="Montserrat" w:hAnsi="Montserrat" w:cs="Arial"/>
          <w:rPrChange w:id="1263" w:author="Angelica Rodriguez Ortega" w:date="2023-03-21T19:01:00Z">
            <w:rPr>
              <w:rFonts w:ascii="Montserrat" w:hAnsi="Montserrat" w:cs="Arial"/>
              <w:sz w:val="20"/>
              <w:szCs w:val="20"/>
            </w:rPr>
          </w:rPrChange>
        </w:rPr>
        <w:t>El</w:t>
      </w:r>
      <w:r w:rsidR="0090016C" w:rsidRPr="00684B76">
        <w:rPr>
          <w:rFonts w:ascii="Montserrat" w:hAnsi="Montserrat" w:cs="Arial"/>
          <w:rPrChange w:id="1264" w:author="Angelica Rodriguez Ortega" w:date="2023-03-21T19:01:00Z">
            <w:rPr>
              <w:rFonts w:ascii="Montserrat" w:hAnsi="Montserrat" w:cs="Arial"/>
              <w:sz w:val="20"/>
              <w:szCs w:val="20"/>
            </w:rPr>
          </w:rPrChange>
        </w:rPr>
        <w:t xml:space="preserve"> </w:t>
      </w:r>
      <w:r w:rsidR="003A453A" w:rsidRPr="00684B76">
        <w:rPr>
          <w:rFonts w:ascii="Montserrat" w:hAnsi="Montserrat" w:cs="Arial"/>
          <w:rPrChange w:id="1265" w:author="Angelica Rodriguez Ortega" w:date="2023-03-21T19:01:00Z">
            <w:rPr>
              <w:rFonts w:ascii="Montserrat" w:hAnsi="Montserrat" w:cs="Arial"/>
              <w:sz w:val="20"/>
              <w:szCs w:val="20"/>
            </w:rPr>
          </w:rPrChange>
        </w:rPr>
        <w:t xml:space="preserve">llenado del </w:t>
      </w:r>
      <w:ins w:id="1266" w:author="Angelica Rodriguez Ortega" w:date="2023-04-12T16:10:00Z">
        <w:r w:rsidR="00C225FA">
          <w:rPr>
            <w:rFonts w:ascii="Montserrat" w:hAnsi="Montserrat" w:cs="Arial"/>
          </w:rPr>
          <w:t>F</w:t>
        </w:r>
      </w:ins>
      <w:del w:id="1267" w:author="Angelica Rodriguez Ortega" w:date="2023-04-12T16:10:00Z">
        <w:r w:rsidRPr="00684B76" w:rsidDel="00C225FA">
          <w:rPr>
            <w:rFonts w:ascii="Montserrat" w:hAnsi="Montserrat" w:cs="Arial"/>
            <w:rPrChange w:id="1268" w:author="Angelica Rodriguez Ortega" w:date="2023-03-21T19:01:00Z">
              <w:rPr>
                <w:rFonts w:ascii="Montserrat" w:hAnsi="Montserrat" w:cs="Arial"/>
                <w:sz w:val="20"/>
                <w:szCs w:val="20"/>
              </w:rPr>
            </w:rPrChange>
          </w:rPr>
          <w:delText>f</w:delText>
        </w:r>
      </w:del>
      <w:r w:rsidR="0090016C" w:rsidRPr="00684B76">
        <w:rPr>
          <w:rFonts w:ascii="Montserrat" w:hAnsi="Montserrat" w:cs="Arial"/>
          <w:rPrChange w:id="1269" w:author="Angelica Rodriguez Ortega" w:date="2023-03-21T19:01:00Z">
            <w:rPr>
              <w:rFonts w:ascii="Montserrat" w:hAnsi="Montserrat" w:cs="Arial"/>
              <w:sz w:val="20"/>
              <w:szCs w:val="20"/>
            </w:rPr>
          </w:rPrChange>
        </w:rPr>
        <w:t>ormato SM1-17 anverso “Solicitud de Servicios de Referencia y</w:t>
      </w:r>
      <w:r w:rsidR="00D373B0" w:rsidRPr="00684B76">
        <w:rPr>
          <w:rFonts w:ascii="Montserrat" w:hAnsi="Montserrat" w:cs="Arial"/>
          <w:rPrChange w:id="1270" w:author="Angelica Rodriguez Ortega" w:date="2023-03-21T19:01:00Z">
            <w:rPr>
              <w:rFonts w:ascii="Montserrat" w:hAnsi="Montserrat" w:cs="Arial"/>
              <w:sz w:val="20"/>
              <w:szCs w:val="20"/>
            </w:rPr>
          </w:rPrChange>
        </w:rPr>
        <w:t xml:space="preserve"> </w:t>
      </w:r>
      <w:r w:rsidR="0090016C" w:rsidRPr="00684B76">
        <w:rPr>
          <w:rFonts w:ascii="Montserrat" w:hAnsi="Montserrat" w:cs="Arial"/>
          <w:rPrChange w:id="1271" w:author="Angelica Rodriguez Ortega" w:date="2023-03-21T19:01:00Z">
            <w:rPr>
              <w:rFonts w:ascii="Montserrat" w:hAnsi="Montserrat" w:cs="Arial"/>
              <w:sz w:val="20"/>
              <w:szCs w:val="20"/>
            </w:rPr>
          </w:rPrChange>
        </w:rPr>
        <w:t xml:space="preserve">Contrarreferencia de Pacientes” (Anexo 1) </w:t>
      </w:r>
      <w:r w:rsidRPr="00684B76">
        <w:rPr>
          <w:rFonts w:ascii="Montserrat" w:hAnsi="Montserrat" w:cs="Arial"/>
          <w:rPrChange w:id="1272" w:author="Angelica Rodriguez Ortega" w:date="2023-03-21T19:01:00Z">
            <w:rPr>
              <w:rFonts w:ascii="Montserrat" w:hAnsi="Montserrat" w:cs="Arial"/>
              <w:sz w:val="20"/>
              <w:szCs w:val="20"/>
            </w:rPr>
          </w:rPrChange>
        </w:rPr>
        <w:t>será responsabilidad del médico tratante con a</w:t>
      </w:r>
      <w:ins w:id="1273" w:author="Angelica Rodriguez Ortega" w:date="2023-03-21T17:23:00Z">
        <w:r w:rsidR="007B3796" w:rsidRPr="00684B76">
          <w:rPr>
            <w:rFonts w:ascii="Montserrat" w:hAnsi="Montserrat" w:cs="Arial"/>
            <w:rPrChange w:id="1274" w:author="Angelica Rodriguez Ortega" w:date="2023-03-21T19:01:00Z">
              <w:rPr>
                <w:rFonts w:ascii="Montserrat" w:hAnsi="Montserrat" w:cs="Arial"/>
                <w:sz w:val="20"/>
                <w:szCs w:val="20"/>
              </w:rPr>
            </w:rPrChange>
          </w:rPr>
          <w:t>poyo</w:t>
        </w:r>
      </w:ins>
      <w:del w:id="1275" w:author="Angelica Rodriguez Ortega" w:date="2023-03-21T17:23:00Z">
        <w:r w:rsidRPr="00684B76" w:rsidDel="007B3796">
          <w:rPr>
            <w:rFonts w:ascii="Montserrat" w:hAnsi="Montserrat" w:cs="Arial"/>
            <w:rPrChange w:id="1276" w:author="Angelica Rodriguez Ortega" w:date="2023-03-21T19:01:00Z">
              <w:rPr>
                <w:rFonts w:ascii="Montserrat" w:hAnsi="Montserrat" w:cs="Arial"/>
                <w:sz w:val="20"/>
                <w:szCs w:val="20"/>
              </w:rPr>
            </w:rPrChange>
          </w:rPr>
          <w:delText>uxilio</w:delText>
        </w:r>
      </w:del>
      <w:r w:rsidRPr="00684B76">
        <w:rPr>
          <w:rFonts w:ascii="Montserrat" w:hAnsi="Montserrat" w:cs="Arial"/>
          <w:rPrChange w:id="1277" w:author="Angelica Rodriguez Ortega" w:date="2023-03-21T19:01:00Z">
            <w:rPr>
              <w:rFonts w:ascii="Montserrat" w:hAnsi="Montserrat" w:cs="Arial"/>
              <w:sz w:val="20"/>
              <w:szCs w:val="20"/>
            </w:rPr>
          </w:rPrChange>
        </w:rPr>
        <w:t xml:space="preserve"> del médico de SIRECO</w:t>
      </w:r>
      <w:r w:rsidR="0090016C" w:rsidRPr="00684B76">
        <w:rPr>
          <w:rFonts w:ascii="Montserrat" w:hAnsi="Montserrat" w:cs="Arial"/>
          <w:rPrChange w:id="1278" w:author="Angelica Rodriguez Ortega" w:date="2023-03-21T19:01:00Z">
            <w:rPr>
              <w:rFonts w:ascii="Montserrat" w:hAnsi="Montserrat" w:cs="Arial"/>
              <w:sz w:val="20"/>
              <w:szCs w:val="20"/>
            </w:rPr>
          </w:rPrChange>
        </w:rPr>
        <w:t xml:space="preserve">, con </w:t>
      </w:r>
      <w:r w:rsidR="003A453A" w:rsidRPr="00684B76">
        <w:rPr>
          <w:rFonts w:ascii="Montserrat" w:hAnsi="Montserrat" w:cs="Arial"/>
          <w:rPrChange w:id="1279" w:author="Angelica Rodriguez Ortega" w:date="2023-03-21T19:01:00Z">
            <w:rPr>
              <w:rFonts w:ascii="Montserrat" w:hAnsi="Montserrat" w:cs="Arial"/>
              <w:sz w:val="20"/>
              <w:szCs w:val="20"/>
            </w:rPr>
          </w:rPrChange>
        </w:rPr>
        <w:t>la</w:t>
      </w:r>
      <w:r w:rsidR="0090016C" w:rsidRPr="00684B76">
        <w:rPr>
          <w:rFonts w:ascii="Montserrat" w:hAnsi="Montserrat" w:cs="Arial"/>
          <w:rPrChange w:id="1280" w:author="Angelica Rodriguez Ortega" w:date="2023-03-21T19:01:00Z">
            <w:rPr>
              <w:rFonts w:ascii="Montserrat" w:hAnsi="Montserrat" w:cs="Arial"/>
              <w:sz w:val="20"/>
              <w:szCs w:val="20"/>
            </w:rPr>
          </w:rPrChange>
        </w:rPr>
        <w:t xml:space="preserve"> presentación del caso clínico </w:t>
      </w:r>
      <w:r w:rsidR="00224DD9" w:rsidRPr="00684B76">
        <w:rPr>
          <w:rFonts w:ascii="Montserrat" w:hAnsi="Montserrat" w:cs="Arial"/>
          <w:rPrChange w:id="1281" w:author="Angelica Rodriguez Ortega" w:date="2023-03-21T19:01:00Z">
            <w:rPr>
              <w:rFonts w:ascii="Montserrat" w:hAnsi="Montserrat" w:cs="Arial"/>
              <w:sz w:val="20"/>
              <w:szCs w:val="20"/>
            </w:rPr>
          </w:rPrChange>
        </w:rPr>
        <w:t>con</w:t>
      </w:r>
      <w:r w:rsidR="006713EA" w:rsidRPr="00684B76">
        <w:rPr>
          <w:rFonts w:ascii="Montserrat" w:hAnsi="Montserrat" w:cs="Arial"/>
          <w:rPrChange w:id="1282" w:author="Angelica Rodriguez Ortega" w:date="2023-03-21T19:01:00Z">
            <w:rPr>
              <w:rFonts w:ascii="Montserrat" w:hAnsi="Montserrat" w:cs="Arial"/>
              <w:sz w:val="20"/>
              <w:szCs w:val="20"/>
            </w:rPr>
          </w:rPrChange>
        </w:rPr>
        <w:t xml:space="preserve"> </w:t>
      </w:r>
      <w:r w:rsidR="0090016C" w:rsidRPr="00684B76">
        <w:rPr>
          <w:rFonts w:ascii="Montserrat" w:hAnsi="Montserrat" w:cs="Arial"/>
          <w:rPrChange w:id="1283" w:author="Angelica Rodriguez Ortega" w:date="2023-03-21T19:01:00Z">
            <w:rPr>
              <w:rFonts w:ascii="Montserrat" w:hAnsi="Montserrat" w:cs="Arial"/>
              <w:sz w:val="20"/>
              <w:szCs w:val="20"/>
            </w:rPr>
          </w:rPrChange>
        </w:rPr>
        <w:t xml:space="preserve">apego a las Guías de Práctica Clínica, </w:t>
      </w:r>
      <w:ins w:id="1284" w:author="Angelica Rodriguez Ortega" w:date="2023-03-21T17:30:00Z">
        <w:r w:rsidR="007B3796" w:rsidRPr="00684B76">
          <w:rPr>
            <w:rFonts w:ascii="Montserrat" w:hAnsi="Montserrat" w:cs="Arial"/>
            <w:rPrChange w:id="1285" w:author="Angelica Rodriguez Ortega" w:date="2023-03-21T19:01:00Z">
              <w:rPr>
                <w:rFonts w:ascii="Montserrat" w:hAnsi="Montserrat" w:cs="Arial"/>
                <w:sz w:val="20"/>
                <w:szCs w:val="20"/>
              </w:rPr>
            </w:rPrChange>
          </w:rPr>
          <w:t>en el que describirá de forma cronológica el motivo del alta, valoración, diagnóstico y terapéutica, así como los resultados de laboratorio y gabinete.</w:t>
        </w:r>
      </w:ins>
      <w:del w:id="1286" w:author="Angelica Rodriguez Ortega" w:date="2023-03-21T17:30:00Z">
        <w:r w:rsidR="0090016C" w:rsidRPr="00684B76" w:rsidDel="007038A5">
          <w:rPr>
            <w:rFonts w:ascii="Montserrat" w:hAnsi="Montserrat" w:cs="Arial"/>
            <w:rPrChange w:id="1287" w:author="Angelica Rodriguez Ortega" w:date="2023-03-21T19:01:00Z">
              <w:rPr>
                <w:rFonts w:ascii="Montserrat" w:hAnsi="Montserrat" w:cs="Arial"/>
                <w:sz w:val="20"/>
                <w:szCs w:val="20"/>
              </w:rPr>
            </w:rPrChange>
          </w:rPr>
          <w:delText xml:space="preserve">describiendo los estudios auxiliares de Diagnóstico y Tratamiento </w:delText>
        </w:r>
      </w:del>
      <w:ins w:id="1288" w:author="Angelica Rodriguez Ortega" w:date="2023-03-21T17:30:00Z">
        <w:r w:rsidR="007038A5" w:rsidRPr="00684B76">
          <w:rPr>
            <w:rFonts w:ascii="Montserrat" w:hAnsi="Montserrat" w:cs="Arial"/>
            <w:rPrChange w:id="1289" w:author="Angelica Rodriguez Ortega" w:date="2023-03-21T19:01:00Z">
              <w:rPr>
                <w:rFonts w:ascii="Montserrat" w:hAnsi="Montserrat" w:cs="Arial"/>
                <w:sz w:val="20"/>
                <w:szCs w:val="20"/>
              </w:rPr>
            </w:rPrChange>
          </w:rPr>
          <w:t xml:space="preserve"> </w:t>
        </w:r>
      </w:ins>
      <w:r w:rsidR="0090016C" w:rsidRPr="00684B76">
        <w:rPr>
          <w:rFonts w:ascii="Montserrat" w:hAnsi="Montserrat" w:cs="Arial"/>
          <w:rPrChange w:id="1290" w:author="Angelica Rodriguez Ortega" w:date="2023-03-21T19:01:00Z">
            <w:rPr>
              <w:rFonts w:ascii="Montserrat" w:hAnsi="Montserrat" w:cs="Arial"/>
              <w:sz w:val="20"/>
              <w:szCs w:val="20"/>
            </w:rPr>
          </w:rPrChange>
        </w:rPr>
        <w:t xml:space="preserve">de acuerdo al </w:t>
      </w:r>
      <w:r w:rsidRPr="00684B76">
        <w:rPr>
          <w:rFonts w:ascii="Montserrat" w:hAnsi="Montserrat" w:cs="Arial"/>
          <w:rPrChange w:id="1291" w:author="Angelica Rodriguez Ortega" w:date="2023-03-21T19:01:00Z">
            <w:rPr>
              <w:rFonts w:ascii="Montserrat" w:hAnsi="Montserrat" w:cs="Arial"/>
              <w:sz w:val="20"/>
              <w:szCs w:val="20"/>
            </w:rPr>
          </w:rPrChange>
        </w:rPr>
        <w:t>n</w:t>
      </w:r>
      <w:r w:rsidR="0090016C" w:rsidRPr="00684B76">
        <w:rPr>
          <w:rFonts w:ascii="Montserrat" w:hAnsi="Montserrat" w:cs="Arial"/>
          <w:rPrChange w:id="1292" w:author="Angelica Rodriguez Ortega" w:date="2023-03-21T19:01:00Z">
            <w:rPr>
              <w:rFonts w:ascii="Montserrat" w:hAnsi="Montserrat" w:cs="Arial"/>
              <w:sz w:val="20"/>
              <w:szCs w:val="20"/>
            </w:rPr>
          </w:rPrChange>
        </w:rPr>
        <w:t xml:space="preserve">ivel de </w:t>
      </w:r>
      <w:r w:rsidRPr="00684B76">
        <w:rPr>
          <w:rFonts w:ascii="Montserrat" w:hAnsi="Montserrat" w:cs="Arial"/>
          <w:rPrChange w:id="1293" w:author="Angelica Rodriguez Ortega" w:date="2023-03-21T19:01:00Z">
            <w:rPr>
              <w:rFonts w:ascii="Montserrat" w:hAnsi="Montserrat" w:cs="Arial"/>
              <w:sz w:val="20"/>
              <w:szCs w:val="20"/>
            </w:rPr>
          </w:rPrChange>
        </w:rPr>
        <w:t>a</w:t>
      </w:r>
      <w:r w:rsidR="0090016C" w:rsidRPr="00684B76">
        <w:rPr>
          <w:rFonts w:ascii="Montserrat" w:hAnsi="Montserrat" w:cs="Arial"/>
          <w:rPrChange w:id="1294" w:author="Angelica Rodriguez Ortega" w:date="2023-03-21T19:01:00Z">
            <w:rPr>
              <w:rFonts w:ascii="Montserrat" w:hAnsi="Montserrat" w:cs="Arial"/>
              <w:sz w:val="20"/>
              <w:szCs w:val="20"/>
            </w:rPr>
          </w:rPrChange>
        </w:rPr>
        <w:t>tención</w:t>
      </w:r>
      <w:r w:rsidR="003A453A" w:rsidRPr="00684B76">
        <w:rPr>
          <w:rFonts w:ascii="Montserrat" w:hAnsi="Montserrat" w:cs="Arial"/>
          <w:rPrChange w:id="1295" w:author="Angelica Rodriguez Ortega" w:date="2023-03-21T19:01:00Z">
            <w:rPr>
              <w:rFonts w:ascii="Montserrat" w:hAnsi="Montserrat" w:cs="Arial"/>
              <w:sz w:val="20"/>
              <w:szCs w:val="20"/>
            </w:rPr>
          </w:rPrChange>
        </w:rPr>
        <w:t>; la</w:t>
      </w:r>
      <w:r w:rsidR="003777F6" w:rsidRPr="00684B76">
        <w:rPr>
          <w:rFonts w:ascii="Montserrat" w:hAnsi="Montserrat" w:cs="Arial"/>
          <w:rPrChange w:id="1296" w:author="Angelica Rodriguez Ortega" w:date="2023-03-21T19:01:00Z">
            <w:rPr>
              <w:rFonts w:ascii="Montserrat" w:hAnsi="Montserrat" w:cs="Arial"/>
              <w:sz w:val="20"/>
              <w:szCs w:val="20"/>
            </w:rPr>
          </w:rPrChange>
        </w:rPr>
        <w:t xml:space="preserve"> deficiencia en la presentación</w:t>
      </w:r>
      <w:r w:rsidR="003A453A" w:rsidRPr="00684B76">
        <w:rPr>
          <w:rFonts w:ascii="Montserrat" w:hAnsi="Montserrat" w:cs="Arial"/>
          <w:rPrChange w:id="1297" w:author="Angelica Rodriguez Ortega" w:date="2023-03-21T19:01:00Z">
            <w:rPr>
              <w:rFonts w:ascii="Montserrat" w:hAnsi="Montserrat" w:cs="Arial"/>
              <w:sz w:val="20"/>
              <w:szCs w:val="20"/>
            </w:rPr>
          </w:rPrChange>
        </w:rPr>
        <w:t xml:space="preserve">, </w:t>
      </w:r>
      <w:r w:rsidR="0090016C" w:rsidRPr="00684B76">
        <w:rPr>
          <w:rFonts w:ascii="Montserrat" w:hAnsi="Montserrat" w:cs="Arial"/>
          <w:rPrChange w:id="1298" w:author="Angelica Rodriguez Ortega" w:date="2023-03-21T19:01:00Z">
            <w:rPr>
              <w:rFonts w:ascii="Montserrat" w:hAnsi="Montserrat" w:cs="Arial"/>
              <w:sz w:val="20"/>
              <w:szCs w:val="20"/>
            </w:rPr>
          </w:rPrChange>
        </w:rPr>
        <w:t xml:space="preserve">no </w:t>
      </w:r>
      <w:r w:rsidR="003A453A" w:rsidRPr="00684B76">
        <w:rPr>
          <w:rFonts w:ascii="Montserrat" w:hAnsi="Montserrat" w:cs="Arial"/>
          <w:rPrChange w:id="1299" w:author="Angelica Rodriguez Ortega" w:date="2023-03-21T19:01:00Z">
            <w:rPr>
              <w:rFonts w:ascii="Montserrat" w:hAnsi="Montserrat" w:cs="Arial"/>
              <w:sz w:val="20"/>
              <w:szCs w:val="20"/>
            </w:rPr>
          </w:rPrChange>
        </w:rPr>
        <w:t xml:space="preserve">será condicionante para la </w:t>
      </w:r>
      <w:r w:rsidR="003A453A" w:rsidRPr="00684B76">
        <w:rPr>
          <w:rFonts w:ascii="Montserrat" w:hAnsi="Montserrat" w:cs="Arial"/>
          <w:rPrChange w:id="1300" w:author="Angelica Rodriguez Ortega" w:date="2023-03-21T19:01:00Z">
            <w:rPr>
              <w:rFonts w:ascii="Montserrat" w:hAnsi="Montserrat" w:cs="Arial"/>
              <w:sz w:val="20"/>
              <w:szCs w:val="20"/>
            </w:rPr>
          </w:rPrChange>
        </w:rPr>
        <w:lastRenderedPageBreak/>
        <w:t xml:space="preserve">aceptación del paciente, pero si </w:t>
      </w:r>
      <w:r w:rsidR="00342C05" w:rsidRPr="00684B76">
        <w:rPr>
          <w:rFonts w:ascii="Montserrat" w:hAnsi="Montserrat" w:cs="Arial"/>
          <w:rPrChange w:id="1301" w:author="Angelica Rodriguez Ortega" w:date="2023-03-21T19:01:00Z">
            <w:rPr>
              <w:rFonts w:ascii="Montserrat" w:hAnsi="Montserrat" w:cs="Arial"/>
              <w:sz w:val="20"/>
              <w:szCs w:val="20"/>
            </w:rPr>
          </w:rPrChange>
        </w:rPr>
        <w:t>deber del médico el subsanarlo de</w:t>
      </w:r>
      <w:r w:rsidR="00FC2590" w:rsidRPr="00684B76">
        <w:rPr>
          <w:rFonts w:ascii="Montserrat" w:hAnsi="Montserrat" w:cs="Arial"/>
          <w:rPrChange w:id="1302" w:author="Angelica Rodriguez Ortega" w:date="2023-03-21T19:01:00Z">
            <w:rPr>
              <w:rFonts w:ascii="Montserrat" w:hAnsi="Montserrat" w:cs="Arial"/>
              <w:sz w:val="20"/>
              <w:szCs w:val="20"/>
            </w:rPr>
          </w:rPrChange>
        </w:rPr>
        <w:t xml:space="preserve"> inmediato; sin omitir</w:t>
      </w:r>
      <w:r w:rsidR="00342C05" w:rsidRPr="00684B76">
        <w:rPr>
          <w:rFonts w:ascii="Montserrat" w:hAnsi="Montserrat" w:cs="Arial"/>
          <w:rPrChange w:id="1303" w:author="Angelica Rodriguez Ortega" w:date="2023-03-21T19:01:00Z">
            <w:rPr>
              <w:rFonts w:ascii="Montserrat" w:hAnsi="Montserrat" w:cs="Arial"/>
              <w:sz w:val="20"/>
              <w:szCs w:val="20"/>
            </w:rPr>
          </w:rPrChange>
        </w:rPr>
        <w:t xml:space="preserve"> dar</w:t>
      </w:r>
      <w:r w:rsidR="00FC2590" w:rsidRPr="00684B76">
        <w:rPr>
          <w:rFonts w:ascii="Montserrat" w:hAnsi="Montserrat" w:cs="Arial"/>
          <w:rPrChange w:id="1304" w:author="Angelica Rodriguez Ortega" w:date="2023-03-21T19:01:00Z">
            <w:rPr>
              <w:rFonts w:ascii="Montserrat" w:hAnsi="Montserrat" w:cs="Arial"/>
              <w:sz w:val="20"/>
              <w:szCs w:val="20"/>
            </w:rPr>
          </w:rPrChange>
        </w:rPr>
        <w:t xml:space="preserve"> vista al Órgano Fiscalizador. </w:t>
      </w:r>
    </w:p>
    <w:p w14:paraId="69050F47" w14:textId="77777777" w:rsidR="00FC2590" w:rsidRPr="00684B76" w:rsidRDefault="00FC2590">
      <w:pPr>
        <w:pStyle w:val="Prrafodelista"/>
        <w:widowControl/>
        <w:numPr>
          <w:ilvl w:val="0"/>
          <w:numId w:val="5"/>
        </w:numPr>
        <w:autoSpaceDE/>
        <w:autoSpaceDN/>
        <w:ind w:left="426" w:right="49" w:hanging="426"/>
        <w:contextualSpacing/>
        <w:jc w:val="both"/>
        <w:rPr>
          <w:rFonts w:ascii="Montserrat" w:hAnsi="Montserrat" w:cs="Arial"/>
          <w:rPrChange w:id="1305" w:author="Angelica Rodriguez Ortega" w:date="2023-03-21T19:01:00Z">
            <w:rPr>
              <w:rFonts w:ascii="Montserrat" w:hAnsi="Montserrat" w:cs="Arial"/>
              <w:sz w:val="20"/>
              <w:szCs w:val="20"/>
            </w:rPr>
          </w:rPrChange>
        </w:rPr>
        <w:pPrChange w:id="1306" w:author="Angelica Rodriguez Ortega" w:date="2023-03-21T17:30:00Z">
          <w:pPr>
            <w:pStyle w:val="Prrafodelista"/>
            <w:widowControl/>
            <w:autoSpaceDE/>
            <w:autoSpaceDN/>
            <w:ind w:left="426" w:right="49"/>
            <w:contextualSpacing/>
            <w:jc w:val="both"/>
          </w:pPr>
        </w:pPrChange>
      </w:pPr>
    </w:p>
    <w:p w14:paraId="575688CF" w14:textId="0AB9EBC0" w:rsidR="006713EA" w:rsidRPr="00684B76" w:rsidRDefault="004F1A80" w:rsidP="005E2889">
      <w:pPr>
        <w:pStyle w:val="Prrafodelista"/>
        <w:widowControl/>
        <w:autoSpaceDE/>
        <w:autoSpaceDN/>
        <w:ind w:left="426" w:right="49"/>
        <w:contextualSpacing/>
        <w:jc w:val="both"/>
        <w:rPr>
          <w:rFonts w:ascii="Montserrat" w:hAnsi="Montserrat" w:cs="Arial"/>
          <w:rPrChange w:id="1307" w:author="Angelica Rodriguez Ortega" w:date="2023-03-21T19:01:00Z">
            <w:rPr>
              <w:rFonts w:ascii="Montserrat" w:hAnsi="Montserrat" w:cs="Arial"/>
              <w:sz w:val="20"/>
              <w:szCs w:val="20"/>
            </w:rPr>
          </w:rPrChange>
        </w:rPr>
      </w:pPr>
      <w:del w:id="1308" w:author="Angelica Rodriguez Ortega" w:date="2023-03-21T17:30:00Z">
        <w:r w:rsidRPr="00684B76" w:rsidDel="007038A5">
          <w:rPr>
            <w:rFonts w:ascii="Montserrat" w:hAnsi="Montserrat" w:cs="Arial"/>
            <w:rPrChange w:id="1309" w:author="Angelica Rodriguez Ortega" w:date="2023-03-21T19:01:00Z">
              <w:rPr>
                <w:rFonts w:ascii="Montserrat" w:hAnsi="Montserrat" w:cs="Arial"/>
                <w:sz w:val="20"/>
                <w:szCs w:val="20"/>
              </w:rPr>
            </w:rPrChange>
          </w:rPr>
          <w:delText>Será responsabilidad del</w:delText>
        </w:r>
        <w:r w:rsidR="0090016C" w:rsidRPr="00684B76" w:rsidDel="007038A5">
          <w:rPr>
            <w:rFonts w:ascii="Montserrat" w:hAnsi="Montserrat" w:cs="Arial"/>
            <w:rPrChange w:id="1310" w:author="Angelica Rodriguez Ortega" w:date="2023-03-21T19:01:00Z">
              <w:rPr>
                <w:rFonts w:ascii="Montserrat" w:hAnsi="Montserrat" w:cs="Arial"/>
                <w:sz w:val="20"/>
                <w:szCs w:val="20"/>
              </w:rPr>
            </w:rPrChange>
          </w:rPr>
          <w:delText xml:space="preserve"> médico </w:delText>
        </w:r>
        <w:r w:rsidRPr="00684B76" w:rsidDel="007038A5">
          <w:rPr>
            <w:rFonts w:ascii="Montserrat" w:hAnsi="Montserrat" w:cs="Arial"/>
            <w:rPrChange w:id="1311" w:author="Angelica Rodriguez Ortega" w:date="2023-03-21T19:01:00Z">
              <w:rPr>
                <w:rFonts w:ascii="Montserrat" w:hAnsi="Montserrat" w:cs="Arial"/>
                <w:sz w:val="20"/>
                <w:szCs w:val="20"/>
              </w:rPr>
            </w:rPrChange>
          </w:rPr>
          <w:delText>tratante de la Unidad Médica</w:delText>
        </w:r>
        <w:r w:rsidR="000839FF" w:rsidRPr="00684B76" w:rsidDel="007038A5">
          <w:rPr>
            <w:rFonts w:ascii="Montserrat" w:hAnsi="Montserrat" w:cs="Arial"/>
            <w:rPrChange w:id="1312" w:author="Angelica Rodriguez Ortega" w:date="2023-03-21T19:01:00Z">
              <w:rPr>
                <w:rFonts w:ascii="Montserrat" w:hAnsi="Montserrat" w:cs="Arial"/>
                <w:sz w:val="20"/>
                <w:szCs w:val="20"/>
              </w:rPr>
            </w:rPrChange>
          </w:rPr>
          <w:delText xml:space="preserve"> interconsultante</w:delText>
        </w:r>
        <w:r w:rsidR="0090016C" w:rsidRPr="00684B76" w:rsidDel="007038A5">
          <w:rPr>
            <w:rFonts w:ascii="Montserrat" w:hAnsi="Montserrat" w:cs="Arial"/>
            <w:rPrChange w:id="1313" w:author="Angelica Rodriguez Ortega" w:date="2023-03-21T19:01:00Z">
              <w:rPr>
                <w:rFonts w:ascii="Montserrat" w:hAnsi="Montserrat" w:cs="Arial"/>
                <w:sz w:val="20"/>
                <w:szCs w:val="20"/>
              </w:rPr>
            </w:rPrChange>
          </w:rPr>
          <w:delText xml:space="preserve">, </w:delText>
        </w:r>
        <w:r w:rsidRPr="00684B76" w:rsidDel="007038A5">
          <w:rPr>
            <w:rFonts w:ascii="Montserrat" w:hAnsi="Montserrat" w:cs="Arial"/>
            <w:rPrChange w:id="1314" w:author="Angelica Rodriguez Ortega" w:date="2023-03-21T19:01:00Z">
              <w:rPr>
                <w:rFonts w:ascii="Montserrat" w:hAnsi="Montserrat" w:cs="Arial"/>
                <w:sz w:val="20"/>
                <w:szCs w:val="20"/>
              </w:rPr>
            </w:rPrChange>
          </w:rPr>
          <w:delText>el</w:delText>
        </w:r>
        <w:r w:rsidR="000839FF" w:rsidRPr="00684B76" w:rsidDel="007038A5">
          <w:rPr>
            <w:rFonts w:ascii="Montserrat" w:hAnsi="Montserrat" w:cs="Arial"/>
            <w:rPrChange w:id="1315" w:author="Angelica Rodriguez Ortega" w:date="2023-03-21T19:01:00Z">
              <w:rPr>
                <w:rFonts w:ascii="Montserrat" w:hAnsi="Montserrat" w:cs="Arial"/>
                <w:sz w:val="20"/>
                <w:szCs w:val="20"/>
              </w:rPr>
            </w:rPrChange>
          </w:rPr>
          <w:delText xml:space="preserve"> correcto</w:delText>
        </w:r>
        <w:r w:rsidRPr="00684B76" w:rsidDel="007038A5">
          <w:rPr>
            <w:rFonts w:ascii="Montserrat" w:hAnsi="Montserrat" w:cs="Arial"/>
            <w:rPrChange w:id="1316" w:author="Angelica Rodriguez Ortega" w:date="2023-03-21T19:01:00Z">
              <w:rPr>
                <w:rFonts w:ascii="Montserrat" w:hAnsi="Montserrat" w:cs="Arial"/>
                <w:sz w:val="20"/>
                <w:szCs w:val="20"/>
              </w:rPr>
            </w:rPrChange>
          </w:rPr>
          <w:delText xml:space="preserve"> llenado del </w:delText>
        </w:r>
        <w:r w:rsidR="0090016C" w:rsidRPr="00684B76" w:rsidDel="007038A5">
          <w:rPr>
            <w:rFonts w:ascii="Montserrat" w:hAnsi="Montserrat" w:cs="Arial"/>
            <w:rPrChange w:id="1317" w:author="Angelica Rodriguez Ortega" w:date="2023-03-21T19:01:00Z">
              <w:rPr>
                <w:rFonts w:ascii="Montserrat" w:hAnsi="Montserrat" w:cs="Arial"/>
                <w:sz w:val="20"/>
                <w:szCs w:val="20"/>
              </w:rPr>
            </w:rPrChange>
          </w:rPr>
          <w:delText>Formato de Referencia y Contrarreferencia</w:delText>
        </w:r>
        <w:r w:rsidR="006713EA" w:rsidRPr="00684B76" w:rsidDel="007038A5">
          <w:rPr>
            <w:rFonts w:ascii="Montserrat" w:hAnsi="Montserrat" w:cs="Arial"/>
            <w:rPrChange w:id="1318" w:author="Angelica Rodriguez Ortega" w:date="2023-03-21T19:01:00Z">
              <w:rPr>
                <w:rFonts w:ascii="Montserrat" w:hAnsi="Montserrat" w:cs="Arial"/>
                <w:sz w:val="20"/>
                <w:szCs w:val="20"/>
              </w:rPr>
            </w:rPrChange>
          </w:rPr>
          <w:delText xml:space="preserve"> (</w:delText>
        </w:r>
        <w:r w:rsidR="0090016C" w:rsidRPr="00684B76" w:rsidDel="007038A5">
          <w:rPr>
            <w:rFonts w:ascii="Montserrat" w:hAnsi="Montserrat" w:cs="Arial"/>
            <w:rPrChange w:id="1319" w:author="Angelica Rodriguez Ortega" w:date="2023-03-21T19:01:00Z">
              <w:rPr>
                <w:rFonts w:ascii="Montserrat" w:hAnsi="Montserrat" w:cs="Arial"/>
                <w:sz w:val="20"/>
                <w:szCs w:val="20"/>
              </w:rPr>
            </w:rPrChange>
          </w:rPr>
          <w:delText xml:space="preserve">anverso), </w:delText>
        </w:r>
        <w:r w:rsidR="0090016C" w:rsidRPr="00684B76" w:rsidDel="007B3796">
          <w:rPr>
            <w:rFonts w:ascii="Montserrat" w:hAnsi="Montserrat" w:cs="Arial"/>
            <w:rPrChange w:id="1320" w:author="Angelica Rodriguez Ortega" w:date="2023-03-21T19:01:00Z">
              <w:rPr>
                <w:rFonts w:ascii="Montserrat" w:hAnsi="Montserrat" w:cs="Arial"/>
                <w:sz w:val="20"/>
                <w:szCs w:val="20"/>
              </w:rPr>
            </w:rPrChange>
          </w:rPr>
          <w:delText>en el que describirá de forma cronológica el motivo del</w:delText>
        </w:r>
        <w:r w:rsidRPr="00684B76" w:rsidDel="007B3796">
          <w:rPr>
            <w:rFonts w:ascii="Montserrat" w:hAnsi="Montserrat" w:cs="Arial"/>
            <w:rPrChange w:id="1321" w:author="Angelica Rodriguez Ortega" w:date="2023-03-21T19:01:00Z">
              <w:rPr>
                <w:rFonts w:ascii="Montserrat" w:hAnsi="Montserrat" w:cs="Arial"/>
                <w:sz w:val="20"/>
                <w:szCs w:val="20"/>
              </w:rPr>
            </w:rPrChange>
          </w:rPr>
          <w:delText xml:space="preserve"> alta</w:delText>
        </w:r>
        <w:r w:rsidR="0090016C" w:rsidRPr="00684B76" w:rsidDel="007B3796">
          <w:rPr>
            <w:rFonts w:ascii="Montserrat" w:hAnsi="Montserrat" w:cs="Arial"/>
            <w:rPrChange w:id="1322" w:author="Angelica Rodriguez Ortega" w:date="2023-03-21T19:01:00Z">
              <w:rPr>
                <w:rFonts w:ascii="Montserrat" w:hAnsi="Montserrat" w:cs="Arial"/>
                <w:sz w:val="20"/>
                <w:szCs w:val="20"/>
              </w:rPr>
            </w:rPrChange>
          </w:rPr>
          <w:delText>, valoración, diagnóstico y terapéutica, así como los resultados de laboratorio y gabinete</w:delText>
        </w:r>
      </w:del>
    </w:p>
    <w:p w14:paraId="0C08150D" w14:textId="61D21425" w:rsidR="0090016C" w:rsidRPr="00684B76" w:rsidRDefault="004D2746" w:rsidP="00930E78">
      <w:pPr>
        <w:pStyle w:val="Prrafodelista"/>
        <w:widowControl/>
        <w:numPr>
          <w:ilvl w:val="0"/>
          <w:numId w:val="5"/>
        </w:numPr>
        <w:autoSpaceDE/>
        <w:autoSpaceDN/>
        <w:ind w:left="426" w:right="51" w:hanging="425"/>
        <w:contextualSpacing/>
        <w:jc w:val="both"/>
        <w:rPr>
          <w:ins w:id="1323" w:author="Angelica Rodriguez Ortega" w:date="2023-03-13T19:52:00Z"/>
          <w:rFonts w:ascii="Montserrat" w:hAnsi="Montserrat" w:cs="Arial"/>
          <w:rPrChange w:id="1324" w:author="Angelica Rodriguez Ortega" w:date="2023-03-21T19:01:00Z">
            <w:rPr>
              <w:ins w:id="1325" w:author="Angelica Rodriguez Ortega" w:date="2023-03-13T19:52:00Z"/>
              <w:rFonts w:ascii="Montserrat" w:hAnsi="Montserrat" w:cs="Arial"/>
              <w:sz w:val="20"/>
              <w:szCs w:val="20"/>
            </w:rPr>
          </w:rPrChange>
        </w:rPr>
      </w:pPr>
      <w:r w:rsidRPr="00684B76">
        <w:rPr>
          <w:rFonts w:ascii="Montserrat" w:hAnsi="Montserrat" w:cs="Arial"/>
          <w:rPrChange w:id="1326" w:author="Angelica Rodriguez Ortega" w:date="2023-03-21T19:01:00Z">
            <w:rPr>
              <w:rFonts w:ascii="Montserrat" w:hAnsi="Montserrat" w:cs="Arial"/>
              <w:sz w:val="20"/>
              <w:szCs w:val="20"/>
            </w:rPr>
          </w:rPrChange>
        </w:rPr>
        <w:t>La referencia y contrarreferencia deberá ser firmada por el médico tratante y por el responsable del área de referencia y contrarreferencia</w:t>
      </w:r>
      <w:ins w:id="1327" w:author="Angelica Rodriguez Ortega" w:date="2023-03-13T19:52:00Z">
        <w:r w:rsidR="006713EA" w:rsidRPr="00684B76">
          <w:rPr>
            <w:rFonts w:ascii="Montserrat" w:hAnsi="Montserrat" w:cs="Arial"/>
            <w:rPrChange w:id="1328" w:author="Angelica Rodriguez Ortega" w:date="2023-03-21T19:01:00Z">
              <w:rPr>
                <w:rFonts w:ascii="Montserrat" w:hAnsi="Montserrat" w:cs="Arial"/>
                <w:sz w:val="20"/>
                <w:szCs w:val="20"/>
              </w:rPr>
            </w:rPrChange>
          </w:rPr>
          <w:t>.</w:t>
        </w:r>
      </w:ins>
      <w:del w:id="1329" w:author="Angelica Rodriguez Ortega" w:date="2023-03-13T19:52:00Z">
        <w:r w:rsidRPr="00684B76" w:rsidDel="006713EA">
          <w:rPr>
            <w:rFonts w:ascii="Montserrat" w:hAnsi="Montserrat" w:cs="Arial"/>
            <w:rPrChange w:id="1330" w:author="Angelica Rodriguez Ortega" w:date="2023-03-21T19:01:00Z">
              <w:rPr>
                <w:rFonts w:ascii="Montserrat" w:hAnsi="Montserrat" w:cs="Arial"/>
                <w:sz w:val="20"/>
                <w:szCs w:val="20"/>
              </w:rPr>
            </w:rPrChange>
          </w:rPr>
          <w:delText>.</w:delText>
        </w:r>
      </w:del>
    </w:p>
    <w:p w14:paraId="29594C55" w14:textId="77777777" w:rsidR="006713EA" w:rsidRPr="00684B76" w:rsidRDefault="006713EA" w:rsidP="005E2889">
      <w:pPr>
        <w:pStyle w:val="Prrafodelista"/>
        <w:widowControl/>
        <w:autoSpaceDE/>
        <w:autoSpaceDN/>
        <w:ind w:left="426" w:right="49"/>
        <w:contextualSpacing/>
        <w:jc w:val="both"/>
        <w:rPr>
          <w:rFonts w:ascii="Montserrat" w:hAnsi="Montserrat" w:cs="Arial"/>
          <w:rPrChange w:id="1331" w:author="Angelica Rodriguez Ortega" w:date="2023-03-21T19:01:00Z">
            <w:rPr>
              <w:rFonts w:ascii="Montserrat" w:hAnsi="Montserrat" w:cs="Arial"/>
              <w:sz w:val="20"/>
              <w:szCs w:val="20"/>
            </w:rPr>
          </w:rPrChange>
        </w:rPr>
      </w:pPr>
    </w:p>
    <w:p w14:paraId="2D1C5A88" w14:textId="11705259" w:rsidR="0090016C" w:rsidRPr="00684B76" w:rsidRDefault="0090016C" w:rsidP="00930E78">
      <w:pPr>
        <w:pStyle w:val="Prrafodelista"/>
        <w:widowControl/>
        <w:numPr>
          <w:ilvl w:val="0"/>
          <w:numId w:val="5"/>
        </w:numPr>
        <w:autoSpaceDE/>
        <w:autoSpaceDN/>
        <w:ind w:right="49" w:hanging="502"/>
        <w:contextualSpacing/>
        <w:jc w:val="both"/>
        <w:rPr>
          <w:rFonts w:ascii="Montserrat" w:hAnsi="Montserrat" w:cs="Arial"/>
          <w:rPrChange w:id="1332" w:author="Angelica Rodriguez Ortega" w:date="2023-03-21T19:01:00Z">
            <w:rPr>
              <w:rFonts w:ascii="Montserrat" w:hAnsi="Montserrat" w:cs="Arial"/>
              <w:sz w:val="20"/>
              <w:szCs w:val="20"/>
            </w:rPr>
          </w:rPrChange>
        </w:rPr>
      </w:pPr>
      <w:r w:rsidRPr="00684B76">
        <w:rPr>
          <w:rFonts w:ascii="Montserrat" w:hAnsi="Montserrat" w:cs="Arial"/>
          <w:rPrChange w:id="1333" w:author="Angelica Rodriguez Ortega" w:date="2023-03-21T19:01:00Z">
            <w:rPr>
              <w:rFonts w:ascii="Montserrat" w:hAnsi="Montserrat" w:cs="Arial"/>
              <w:sz w:val="20"/>
              <w:szCs w:val="20"/>
            </w:rPr>
          </w:rPrChange>
        </w:rPr>
        <w:t>Será facultad del médico tratante determinar si es necesario referir al paciente con acompañante, quien de acuerdo con las características de la patología que origina el traslado, podrá ser un familiar y/o médico. La persona designada como acompañante deberá ser mayor de edad y tener facultad para autorizar al Instituto el tratamiento médico, quirúrgico o cualquier otro procedimiento que requiera el paciente. Únicamente se autorizará viajar con acompañante en los siguientes casos:</w:t>
      </w:r>
    </w:p>
    <w:p w14:paraId="33C9DFD6" w14:textId="77777777" w:rsidR="0090016C" w:rsidRPr="00684B76" w:rsidRDefault="0090016C" w:rsidP="0090016C">
      <w:pPr>
        <w:pStyle w:val="Prrafodelista"/>
        <w:rPr>
          <w:rFonts w:ascii="Montserrat" w:hAnsi="Montserrat" w:cs="Arial"/>
          <w:rPrChange w:id="1334" w:author="Angelica Rodriguez Ortega" w:date="2023-03-21T19:01:00Z">
            <w:rPr>
              <w:rFonts w:ascii="Montserrat" w:hAnsi="Montserrat" w:cs="Arial"/>
              <w:sz w:val="20"/>
              <w:szCs w:val="20"/>
            </w:rPr>
          </w:rPrChange>
        </w:rPr>
      </w:pPr>
    </w:p>
    <w:p w14:paraId="629CD2B5" w14:textId="77777777" w:rsidR="00227BF4" w:rsidRPr="00684B76" w:rsidRDefault="0090016C"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35"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36" w:author="Angelica Rodriguez Ortega" w:date="2023-03-21T19:01:00Z">
            <w:rPr>
              <w:rFonts w:ascii="Montserrat" w:eastAsiaTheme="minorHAnsi" w:hAnsi="Montserrat" w:cs="Arial"/>
              <w:sz w:val="20"/>
              <w:szCs w:val="20"/>
            </w:rPr>
          </w:rPrChange>
        </w:rPr>
        <w:t xml:space="preserve">Cuando </w:t>
      </w:r>
      <w:r w:rsidR="00227BF4" w:rsidRPr="00684B76">
        <w:rPr>
          <w:rFonts w:ascii="Montserrat" w:eastAsiaTheme="minorHAnsi" w:hAnsi="Montserrat" w:cs="Arial"/>
          <w:rPrChange w:id="1337" w:author="Angelica Rodriguez Ortega" w:date="2023-03-21T19:01:00Z">
            <w:rPr>
              <w:rFonts w:ascii="Montserrat" w:eastAsiaTheme="minorHAnsi" w:hAnsi="Montserrat" w:cs="Arial"/>
              <w:sz w:val="20"/>
              <w:szCs w:val="20"/>
            </w:rPr>
          </w:rPrChange>
        </w:rPr>
        <w:t xml:space="preserve">el </w:t>
      </w:r>
      <w:r w:rsidRPr="00684B76">
        <w:rPr>
          <w:rFonts w:ascii="Montserrat" w:eastAsiaTheme="minorHAnsi" w:hAnsi="Montserrat" w:cs="Arial"/>
          <w:rPrChange w:id="1338" w:author="Angelica Rodriguez Ortega" w:date="2023-03-21T19:01:00Z">
            <w:rPr>
              <w:rFonts w:ascii="Montserrat" w:eastAsiaTheme="minorHAnsi" w:hAnsi="Montserrat" w:cs="Arial"/>
              <w:sz w:val="20"/>
              <w:szCs w:val="20"/>
            </w:rPr>
          </w:rPrChange>
        </w:rPr>
        <w:t>estado clínico impida que el paciente se valga por sí mismo</w:t>
      </w:r>
    </w:p>
    <w:p w14:paraId="354C4BE9" w14:textId="77777777" w:rsidR="0090016C" w:rsidRPr="00684B76" w:rsidRDefault="00227BF4"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39"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40" w:author="Angelica Rodriguez Ortega" w:date="2023-03-21T19:01:00Z">
            <w:rPr>
              <w:rFonts w:ascii="Montserrat" w:eastAsiaTheme="minorHAnsi" w:hAnsi="Montserrat" w:cs="Arial"/>
              <w:sz w:val="20"/>
              <w:szCs w:val="20"/>
            </w:rPr>
          </w:rPrChange>
        </w:rPr>
        <w:t xml:space="preserve">Cuando el paciente </w:t>
      </w:r>
      <w:r w:rsidR="0090016C" w:rsidRPr="00684B76">
        <w:rPr>
          <w:rFonts w:ascii="Montserrat" w:eastAsiaTheme="minorHAnsi" w:hAnsi="Montserrat" w:cs="Arial"/>
          <w:rPrChange w:id="1341" w:author="Angelica Rodriguez Ortega" w:date="2023-03-21T19:01:00Z">
            <w:rPr>
              <w:rFonts w:ascii="Montserrat" w:eastAsiaTheme="minorHAnsi" w:hAnsi="Montserrat" w:cs="Arial"/>
              <w:sz w:val="20"/>
              <w:szCs w:val="20"/>
            </w:rPr>
          </w:rPrChange>
        </w:rPr>
        <w:t>no pueda deambular con seguridad o que esté en riesgo de complicación.</w:t>
      </w:r>
    </w:p>
    <w:p w14:paraId="4B090189" w14:textId="1F24583C" w:rsidR="0090016C" w:rsidRPr="00684B76" w:rsidRDefault="0090016C"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42"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43" w:author="Angelica Rodriguez Ortega" w:date="2023-03-21T19:01:00Z">
            <w:rPr>
              <w:rFonts w:ascii="Montserrat" w:eastAsiaTheme="minorHAnsi" w:hAnsi="Montserrat" w:cs="Arial"/>
              <w:sz w:val="20"/>
              <w:szCs w:val="20"/>
            </w:rPr>
          </w:rPrChange>
        </w:rPr>
        <w:t>Cuando se trate de pacientes menores de 1</w:t>
      </w:r>
      <w:ins w:id="1344" w:author="Armando Luna Badillo" w:date="2023-03-10T12:28:00Z">
        <w:r w:rsidR="004D2746" w:rsidRPr="00684B76">
          <w:rPr>
            <w:rFonts w:ascii="Montserrat" w:eastAsiaTheme="minorHAnsi" w:hAnsi="Montserrat" w:cs="Arial"/>
            <w:rPrChange w:id="1345" w:author="Angelica Rodriguez Ortega" w:date="2023-03-21T19:01:00Z">
              <w:rPr>
                <w:rFonts w:ascii="Montserrat" w:eastAsiaTheme="minorHAnsi" w:hAnsi="Montserrat" w:cs="Arial"/>
                <w:sz w:val="20"/>
                <w:szCs w:val="20"/>
              </w:rPr>
            </w:rPrChange>
          </w:rPr>
          <w:t>8</w:t>
        </w:r>
      </w:ins>
      <w:r w:rsidRPr="00684B76">
        <w:rPr>
          <w:rFonts w:ascii="Montserrat" w:eastAsiaTheme="minorHAnsi" w:hAnsi="Montserrat" w:cs="Arial"/>
          <w:rPrChange w:id="1346" w:author="Angelica Rodriguez Ortega" w:date="2023-03-21T19:01:00Z">
            <w:rPr>
              <w:rFonts w:ascii="Montserrat" w:eastAsiaTheme="minorHAnsi" w:hAnsi="Montserrat" w:cs="Arial"/>
              <w:sz w:val="20"/>
              <w:szCs w:val="20"/>
            </w:rPr>
          </w:rPrChange>
        </w:rPr>
        <w:t xml:space="preserve"> años. </w:t>
      </w:r>
    </w:p>
    <w:p w14:paraId="338CC115" w14:textId="77777777" w:rsidR="0090016C" w:rsidRPr="00684B76" w:rsidRDefault="0090016C"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47"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48" w:author="Angelica Rodriguez Ortega" w:date="2023-03-21T19:01:00Z">
            <w:rPr>
              <w:rFonts w:ascii="Montserrat" w:eastAsiaTheme="minorHAnsi" w:hAnsi="Montserrat" w:cs="Arial"/>
              <w:sz w:val="20"/>
              <w:szCs w:val="20"/>
            </w:rPr>
          </w:rPrChange>
        </w:rPr>
        <w:t xml:space="preserve">Cuando sean pacientes mayores de </w:t>
      </w:r>
      <w:r w:rsidR="00227BF4" w:rsidRPr="00684B76">
        <w:rPr>
          <w:rFonts w:ascii="Montserrat" w:eastAsiaTheme="minorHAnsi" w:hAnsi="Montserrat" w:cs="Arial"/>
          <w:rPrChange w:id="1349" w:author="Angelica Rodriguez Ortega" w:date="2023-03-21T19:01:00Z">
            <w:rPr>
              <w:rFonts w:ascii="Montserrat" w:eastAsiaTheme="minorHAnsi" w:hAnsi="Montserrat" w:cs="Arial"/>
              <w:sz w:val="20"/>
              <w:szCs w:val="20"/>
            </w:rPr>
          </w:rPrChange>
        </w:rPr>
        <w:t>65</w:t>
      </w:r>
      <w:r w:rsidRPr="00684B76">
        <w:rPr>
          <w:rFonts w:ascii="Montserrat" w:eastAsiaTheme="minorHAnsi" w:hAnsi="Montserrat" w:cs="Arial"/>
          <w:rPrChange w:id="1350" w:author="Angelica Rodriguez Ortega" w:date="2023-03-21T19:01:00Z">
            <w:rPr>
              <w:rFonts w:ascii="Montserrat" w:eastAsiaTheme="minorHAnsi" w:hAnsi="Montserrat" w:cs="Arial"/>
              <w:sz w:val="20"/>
              <w:szCs w:val="20"/>
            </w:rPr>
          </w:rPrChange>
        </w:rPr>
        <w:t xml:space="preserve"> años y que no puedan valerse por sí mismos.</w:t>
      </w:r>
    </w:p>
    <w:p w14:paraId="39D81414" w14:textId="6B7C90F5" w:rsidR="0090016C" w:rsidRPr="00684B76" w:rsidRDefault="0090016C"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51"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52" w:author="Angelica Rodriguez Ortega" w:date="2023-03-21T19:01:00Z">
            <w:rPr>
              <w:rFonts w:ascii="Montserrat" w:eastAsiaTheme="minorHAnsi" w:hAnsi="Montserrat" w:cs="Arial"/>
              <w:sz w:val="20"/>
              <w:szCs w:val="20"/>
            </w:rPr>
          </w:rPrChange>
        </w:rPr>
        <w:t xml:space="preserve">Pacientes con </w:t>
      </w:r>
      <w:r w:rsidR="006713EA" w:rsidRPr="00684B76">
        <w:rPr>
          <w:rFonts w:ascii="Montserrat" w:eastAsiaTheme="minorHAnsi" w:hAnsi="Montserrat" w:cs="Arial"/>
          <w:rPrChange w:id="1353" w:author="Angelica Rodriguez Ortega" w:date="2023-03-21T19:01:00Z">
            <w:rPr>
              <w:rFonts w:ascii="Montserrat" w:eastAsiaTheme="minorHAnsi" w:hAnsi="Montserrat" w:cs="Arial"/>
              <w:sz w:val="20"/>
              <w:szCs w:val="20"/>
            </w:rPr>
          </w:rPrChange>
        </w:rPr>
        <w:t xml:space="preserve">discapacidad o </w:t>
      </w:r>
      <w:r w:rsidRPr="00684B76">
        <w:rPr>
          <w:rFonts w:ascii="Montserrat" w:eastAsiaTheme="minorHAnsi" w:hAnsi="Montserrat" w:cs="Arial"/>
          <w:rPrChange w:id="1354" w:author="Angelica Rodriguez Ortega" w:date="2023-03-21T19:01:00Z">
            <w:rPr>
              <w:rFonts w:ascii="Montserrat" w:eastAsiaTheme="minorHAnsi" w:hAnsi="Montserrat" w:cs="Arial"/>
              <w:sz w:val="20"/>
              <w:szCs w:val="20"/>
            </w:rPr>
          </w:rPrChange>
        </w:rPr>
        <w:t>padecimientos</w:t>
      </w:r>
      <w:r w:rsidR="006713EA" w:rsidRPr="00684B76">
        <w:rPr>
          <w:rFonts w:ascii="Montserrat" w:eastAsiaTheme="minorHAnsi" w:hAnsi="Montserrat" w:cs="Arial"/>
          <w:rPrChange w:id="1355" w:author="Angelica Rodriguez Ortega" w:date="2023-03-21T19:01:00Z">
            <w:rPr>
              <w:rFonts w:ascii="Montserrat" w:eastAsiaTheme="minorHAnsi" w:hAnsi="Montserrat" w:cs="Arial"/>
              <w:sz w:val="20"/>
              <w:szCs w:val="20"/>
            </w:rPr>
          </w:rPrChange>
        </w:rPr>
        <w:t xml:space="preserve"> i</w:t>
      </w:r>
      <w:r w:rsidRPr="00684B76">
        <w:rPr>
          <w:rFonts w:ascii="Montserrat" w:eastAsiaTheme="minorHAnsi" w:hAnsi="Montserrat" w:cs="Arial"/>
          <w:rPrChange w:id="1356" w:author="Angelica Rodriguez Ortega" w:date="2023-03-21T19:01:00Z">
            <w:rPr>
              <w:rFonts w:ascii="Montserrat" w:eastAsiaTheme="minorHAnsi" w:hAnsi="Montserrat" w:cs="Arial"/>
              <w:sz w:val="20"/>
              <w:szCs w:val="20"/>
            </w:rPr>
          </w:rPrChange>
        </w:rPr>
        <w:t>nvalidantes</w:t>
      </w:r>
      <w:r w:rsidR="004D2746" w:rsidRPr="00684B76">
        <w:rPr>
          <w:rFonts w:ascii="Montserrat" w:eastAsiaTheme="minorHAnsi" w:hAnsi="Montserrat" w:cs="Arial"/>
          <w:rPrChange w:id="1357" w:author="Angelica Rodriguez Ortega" w:date="2023-03-21T19:01:00Z">
            <w:rPr>
              <w:rFonts w:ascii="Montserrat" w:eastAsiaTheme="minorHAnsi" w:hAnsi="Montserrat" w:cs="Arial"/>
              <w:sz w:val="20"/>
              <w:szCs w:val="20"/>
            </w:rPr>
          </w:rPrChange>
        </w:rPr>
        <w:t xml:space="preserve"> independientemente de la edad</w:t>
      </w:r>
      <w:r w:rsidRPr="00684B76">
        <w:rPr>
          <w:rFonts w:ascii="Montserrat" w:eastAsiaTheme="minorHAnsi" w:hAnsi="Montserrat" w:cs="Arial"/>
          <w:rPrChange w:id="1358" w:author="Angelica Rodriguez Ortega" w:date="2023-03-21T19:01:00Z">
            <w:rPr>
              <w:rFonts w:ascii="Montserrat" w:eastAsiaTheme="minorHAnsi" w:hAnsi="Montserrat" w:cs="Arial"/>
              <w:sz w:val="20"/>
              <w:szCs w:val="20"/>
            </w:rPr>
          </w:rPrChange>
        </w:rPr>
        <w:t xml:space="preserve">. </w:t>
      </w:r>
    </w:p>
    <w:p w14:paraId="318707C0" w14:textId="77777777" w:rsidR="0090016C" w:rsidRPr="00684B76" w:rsidRDefault="0090016C" w:rsidP="00843B3B">
      <w:pPr>
        <w:pStyle w:val="Prrafodelista"/>
        <w:widowControl/>
        <w:numPr>
          <w:ilvl w:val="0"/>
          <w:numId w:val="2"/>
        </w:numPr>
        <w:autoSpaceDE/>
        <w:autoSpaceDN/>
        <w:ind w:left="1418" w:right="49" w:hanging="397"/>
        <w:contextualSpacing/>
        <w:jc w:val="both"/>
        <w:rPr>
          <w:rFonts w:ascii="Montserrat" w:eastAsiaTheme="minorHAnsi" w:hAnsi="Montserrat" w:cs="Arial"/>
          <w:rPrChange w:id="1359" w:author="Angelica Rodriguez Ortega" w:date="2023-03-21T19:01:00Z">
            <w:rPr>
              <w:rFonts w:ascii="Montserrat" w:eastAsiaTheme="minorHAnsi" w:hAnsi="Montserrat" w:cs="Arial"/>
              <w:sz w:val="20"/>
              <w:szCs w:val="20"/>
            </w:rPr>
          </w:rPrChange>
        </w:rPr>
      </w:pPr>
      <w:r w:rsidRPr="00684B76">
        <w:rPr>
          <w:rFonts w:ascii="Montserrat" w:eastAsiaTheme="minorHAnsi" w:hAnsi="Montserrat" w:cs="Arial"/>
          <w:rPrChange w:id="1360" w:author="Angelica Rodriguez Ortega" w:date="2023-03-21T19:01:00Z">
            <w:rPr>
              <w:rFonts w:ascii="Montserrat" w:eastAsiaTheme="minorHAnsi" w:hAnsi="Montserrat" w:cs="Arial"/>
              <w:sz w:val="20"/>
              <w:szCs w:val="20"/>
            </w:rPr>
          </w:rPrChange>
        </w:rPr>
        <w:t>Pacientes trasladados por una urgencia calificada.</w:t>
      </w:r>
    </w:p>
    <w:p w14:paraId="24412B57" w14:textId="77777777" w:rsidR="0090016C" w:rsidRPr="00684B76" w:rsidRDefault="0090016C" w:rsidP="0090016C">
      <w:pPr>
        <w:pStyle w:val="Prrafodelista"/>
        <w:ind w:left="851" w:right="49"/>
        <w:jc w:val="both"/>
        <w:rPr>
          <w:rFonts w:ascii="Montserrat" w:eastAsiaTheme="minorHAnsi" w:hAnsi="Montserrat" w:cs="Arial"/>
          <w:rPrChange w:id="1361" w:author="Angelica Rodriguez Ortega" w:date="2023-03-21T19:01:00Z">
            <w:rPr>
              <w:rFonts w:ascii="Montserrat" w:eastAsiaTheme="minorHAnsi" w:hAnsi="Montserrat" w:cs="Arial"/>
              <w:sz w:val="20"/>
              <w:szCs w:val="20"/>
            </w:rPr>
          </w:rPrChange>
        </w:rPr>
      </w:pPr>
    </w:p>
    <w:p w14:paraId="7328733B" w14:textId="77777777" w:rsidR="0090016C" w:rsidRPr="00684B76" w:rsidRDefault="0090016C" w:rsidP="0090016C">
      <w:pPr>
        <w:pStyle w:val="Prrafodelista"/>
        <w:ind w:left="426" w:right="49"/>
        <w:jc w:val="both"/>
        <w:rPr>
          <w:ins w:id="1362" w:author="Angelica Rodriguez Ortega" w:date="2023-03-21T17:33:00Z"/>
          <w:rFonts w:ascii="Montserrat" w:eastAsiaTheme="minorHAnsi" w:hAnsi="Montserrat" w:cs="Arial"/>
          <w:rPrChange w:id="1363" w:author="Angelica Rodriguez Ortega" w:date="2023-03-21T19:01:00Z">
            <w:rPr>
              <w:ins w:id="1364" w:author="Angelica Rodriguez Ortega" w:date="2023-03-21T17:33:00Z"/>
              <w:rFonts w:ascii="Montserrat" w:eastAsiaTheme="minorHAnsi" w:hAnsi="Montserrat" w:cs="Arial"/>
              <w:sz w:val="20"/>
              <w:szCs w:val="20"/>
            </w:rPr>
          </w:rPrChange>
        </w:rPr>
      </w:pPr>
      <w:r w:rsidRPr="00684B76">
        <w:rPr>
          <w:rFonts w:ascii="Montserrat" w:eastAsiaTheme="minorHAnsi" w:hAnsi="Montserrat" w:cs="Arial"/>
          <w:rPrChange w:id="1365" w:author="Angelica Rodriguez Ortega" w:date="2023-03-21T19:01:00Z">
            <w:rPr>
              <w:rFonts w:ascii="Montserrat" w:eastAsiaTheme="minorHAnsi" w:hAnsi="Montserrat" w:cs="Arial"/>
              <w:sz w:val="20"/>
              <w:szCs w:val="20"/>
            </w:rPr>
          </w:rPrChange>
        </w:rPr>
        <w:t xml:space="preserve">El médico tratante en las </w:t>
      </w:r>
      <w:r w:rsidR="001765F0" w:rsidRPr="00684B76">
        <w:rPr>
          <w:rFonts w:ascii="Montserrat" w:eastAsiaTheme="minorHAnsi" w:hAnsi="Montserrat" w:cs="Arial"/>
          <w:rPrChange w:id="1366" w:author="Angelica Rodriguez Ortega" w:date="2023-03-21T19:01:00Z">
            <w:rPr>
              <w:rFonts w:ascii="Montserrat" w:eastAsiaTheme="minorHAnsi" w:hAnsi="Montserrat" w:cs="Arial"/>
              <w:sz w:val="20"/>
              <w:szCs w:val="20"/>
            </w:rPr>
          </w:rPrChange>
        </w:rPr>
        <w:t>U</w:t>
      </w:r>
      <w:r w:rsidRPr="00684B76">
        <w:rPr>
          <w:rFonts w:ascii="Montserrat" w:eastAsiaTheme="minorHAnsi" w:hAnsi="Montserrat" w:cs="Arial"/>
          <w:rPrChange w:id="1367" w:author="Angelica Rodriguez Ortega" w:date="2023-03-21T19:01:00Z">
            <w:rPr>
              <w:rFonts w:ascii="Montserrat" w:eastAsiaTheme="minorHAnsi" w:hAnsi="Montserrat" w:cs="Arial"/>
              <w:sz w:val="20"/>
              <w:szCs w:val="20"/>
            </w:rPr>
          </w:rPrChange>
        </w:rPr>
        <w:t xml:space="preserve">nidades </w:t>
      </w:r>
      <w:r w:rsidR="001765F0" w:rsidRPr="00684B76">
        <w:rPr>
          <w:rFonts w:ascii="Montserrat" w:eastAsiaTheme="minorHAnsi" w:hAnsi="Montserrat" w:cs="Arial"/>
          <w:rPrChange w:id="1368" w:author="Angelica Rodriguez Ortega" w:date="2023-03-21T19:01:00Z">
            <w:rPr>
              <w:rFonts w:ascii="Montserrat" w:eastAsiaTheme="minorHAnsi" w:hAnsi="Montserrat" w:cs="Arial"/>
              <w:sz w:val="20"/>
              <w:szCs w:val="20"/>
            </w:rPr>
          </w:rPrChange>
        </w:rPr>
        <w:t>M</w:t>
      </w:r>
      <w:r w:rsidRPr="00684B76">
        <w:rPr>
          <w:rFonts w:ascii="Montserrat" w:eastAsiaTheme="minorHAnsi" w:hAnsi="Montserrat" w:cs="Arial"/>
          <w:rPrChange w:id="1369" w:author="Angelica Rodriguez Ortega" w:date="2023-03-21T19:01:00Z">
            <w:rPr>
              <w:rFonts w:ascii="Montserrat" w:eastAsiaTheme="minorHAnsi" w:hAnsi="Montserrat" w:cs="Arial"/>
              <w:sz w:val="20"/>
              <w:szCs w:val="20"/>
            </w:rPr>
          </w:rPrChange>
        </w:rPr>
        <w:t>édicas receptoras deberá abstenerse de informar al paciente y/o familiar sobre la autorización de traslado con acompañante.</w:t>
      </w:r>
    </w:p>
    <w:p w14:paraId="765BC9A4" w14:textId="77777777" w:rsidR="007038A5" w:rsidRPr="00684B76" w:rsidRDefault="007038A5" w:rsidP="0090016C">
      <w:pPr>
        <w:pStyle w:val="Prrafodelista"/>
        <w:ind w:left="426" w:right="49"/>
        <w:jc w:val="both"/>
        <w:rPr>
          <w:rFonts w:ascii="Montserrat" w:eastAsiaTheme="minorHAnsi" w:hAnsi="Montserrat" w:cs="Arial"/>
          <w:rPrChange w:id="1370" w:author="Angelica Rodriguez Ortega" w:date="2023-03-21T19:01:00Z">
            <w:rPr>
              <w:rFonts w:ascii="Montserrat" w:eastAsiaTheme="minorHAnsi" w:hAnsi="Montserrat" w:cs="Arial"/>
              <w:sz w:val="20"/>
              <w:szCs w:val="20"/>
            </w:rPr>
          </w:rPrChange>
        </w:rPr>
      </w:pPr>
    </w:p>
    <w:p w14:paraId="71D99B56" w14:textId="77777777" w:rsidR="0090016C" w:rsidRPr="00684B76" w:rsidRDefault="0090016C" w:rsidP="0090016C">
      <w:pPr>
        <w:pStyle w:val="Prrafodelista"/>
        <w:ind w:left="426" w:right="49" w:hanging="397"/>
        <w:jc w:val="both"/>
        <w:rPr>
          <w:rFonts w:ascii="Montserrat" w:eastAsiaTheme="minorHAnsi" w:hAnsi="Montserrat" w:cs="Arial"/>
          <w:rPrChange w:id="1371" w:author="Angelica Rodriguez Ortega" w:date="2023-03-21T19:01:00Z">
            <w:rPr>
              <w:rFonts w:ascii="Montserrat" w:eastAsiaTheme="minorHAnsi" w:hAnsi="Montserrat" w:cs="Arial"/>
              <w:sz w:val="20"/>
              <w:szCs w:val="20"/>
            </w:rPr>
          </w:rPrChange>
        </w:rPr>
      </w:pPr>
    </w:p>
    <w:p w14:paraId="0D02AA83" w14:textId="77777777" w:rsidR="007038A5" w:rsidRPr="00684B76" w:rsidRDefault="007038A5">
      <w:pPr>
        <w:ind w:left="426" w:hanging="426"/>
        <w:jc w:val="both"/>
        <w:rPr>
          <w:ins w:id="1372" w:author="Angelica Rodriguez Ortega" w:date="2023-03-21T17:35:00Z"/>
          <w:rFonts w:ascii="Montserrat" w:hAnsi="Montserrat"/>
          <w:lang w:eastAsia="es-MX"/>
        </w:rPr>
        <w:pPrChange w:id="1373" w:author="Angelica Rodriguez Ortega" w:date="2023-03-21T17:34:00Z">
          <w:pPr>
            <w:pStyle w:val="Prrafodelista"/>
            <w:widowControl/>
            <w:numPr>
              <w:numId w:val="5"/>
            </w:numPr>
            <w:autoSpaceDE/>
            <w:autoSpaceDN/>
            <w:ind w:left="426" w:right="49" w:hanging="397"/>
            <w:contextualSpacing/>
            <w:jc w:val="both"/>
          </w:pPr>
        </w:pPrChange>
      </w:pPr>
      <w:ins w:id="1374" w:author="Angelica Rodriguez Ortega" w:date="2023-03-21T17:33:00Z">
        <w:r w:rsidRPr="00684B76">
          <w:rPr>
            <w:rFonts w:ascii="Montserrat" w:hAnsi="Montserrat" w:cs="Arial"/>
            <w:rPrChange w:id="1375" w:author="Angelica Rodriguez Ortega" w:date="2023-03-21T19:01:00Z">
              <w:rPr>
                <w:rFonts w:ascii="Montserrat" w:hAnsi="Montserrat" w:cs="Arial"/>
                <w:sz w:val="20"/>
                <w:szCs w:val="20"/>
              </w:rPr>
            </w:rPrChange>
          </w:rPr>
          <w:t xml:space="preserve">VIII. </w:t>
        </w:r>
      </w:ins>
      <w:r w:rsidR="0090016C" w:rsidRPr="00684B76">
        <w:rPr>
          <w:rFonts w:ascii="Montserrat" w:hAnsi="Montserrat" w:cs="Arial"/>
          <w:rPrChange w:id="1376" w:author="Angelica Rodriguez Ortega" w:date="2023-03-21T19:01:00Z">
            <w:rPr>
              <w:rFonts w:ascii="Montserrat" w:hAnsi="Montserrat" w:cs="Arial"/>
              <w:sz w:val="20"/>
              <w:szCs w:val="20"/>
            </w:rPr>
          </w:rPrChange>
        </w:rPr>
        <w:t xml:space="preserve">El </w:t>
      </w:r>
      <w:ins w:id="1377" w:author="Angelica Rodriguez Ortega" w:date="2023-03-21T17:34:00Z">
        <w:r w:rsidRPr="00684B76">
          <w:rPr>
            <w:rFonts w:ascii="Montserrat" w:hAnsi="Montserrat" w:cs="Arial"/>
            <w:rPrChange w:id="1378" w:author="Angelica Rodriguez Ortega" w:date="2023-03-21T19:01:00Z">
              <w:rPr>
                <w:rFonts w:ascii="Montserrat" w:hAnsi="Montserrat" w:cs="Arial"/>
                <w:sz w:val="20"/>
                <w:szCs w:val="20"/>
              </w:rPr>
            </w:rPrChange>
          </w:rPr>
          <w:t xml:space="preserve">área o </w:t>
        </w:r>
      </w:ins>
      <w:r w:rsidR="009C5D66" w:rsidRPr="00684B76">
        <w:rPr>
          <w:rFonts w:ascii="Montserrat" w:hAnsi="Montserrat" w:cs="Arial"/>
          <w:rPrChange w:id="1379" w:author="Angelica Rodriguez Ortega" w:date="2023-03-21T19:01:00Z">
            <w:rPr>
              <w:rFonts w:ascii="Montserrat" w:hAnsi="Montserrat" w:cs="Arial"/>
              <w:sz w:val="20"/>
              <w:szCs w:val="20"/>
            </w:rPr>
          </w:rPrChange>
        </w:rPr>
        <w:t xml:space="preserve">servicio </w:t>
      </w:r>
      <w:r w:rsidR="0090016C" w:rsidRPr="00684B76">
        <w:rPr>
          <w:rFonts w:ascii="Montserrat" w:hAnsi="Montserrat" w:cs="Arial"/>
          <w:rPrChange w:id="1380" w:author="Angelica Rodriguez Ortega" w:date="2023-03-21T19:01:00Z">
            <w:rPr>
              <w:rFonts w:ascii="Montserrat" w:hAnsi="Montserrat" w:cs="Arial"/>
              <w:sz w:val="20"/>
              <w:szCs w:val="20"/>
            </w:rPr>
          </w:rPrChange>
        </w:rPr>
        <w:t>d</w:t>
      </w:r>
      <w:r w:rsidR="009C5D66" w:rsidRPr="00684B76">
        <w:rPr>
          <w:rFonts w:ascii="Montserrat" w:hAnsi="Montserrat" w:cs="Arial"/>
          <w:rPrChange w:id="1381" w:author="Angelica Rodriguez Ortega" w:date="2023-03-21T19:01:00Z">
            <w:rPr>
              <w:rFonts w:ascii="Montserrat" w:hAnsi="Montserrat" w:cs="Arial"/>
              <w:sz w:val="20"/>
              <w:szCs w:val="20"/>
            </w:rPr>
          </w:rPrChange>
        </w:rPr>
        <w:t>e</w:t>
      </w:r>
      <w:r w:rsidR="0090016C" w:rsidRPr="00684B76">
        <w:rPr>
          <w:rFonts w:ascii="Montserrat" w:hAnsi="Montserrat" w:cs="Arial"/>
          <w:rPrChange w:id="1382" w:author="Angelica Rodriguez Ortega" w:date="2023-03-21T19:01:00Z">
            <w:rPr>
              <w:rFonts w:ascii="Montserrat" w:hAnsi="Montserrat" w:cs="Arial"/>
              <w:sz w:val="20"/>
              <w:szCs w:val="20"/>
            </w:rPr>
          </w:rPrChange>
        </w:rPr>
        <w:t xml:space="preserve"> SIRECO, deberá </w:t>
      </w:r>
      <w:ins w:id="1383" w:author="Angelica Rodriguez Ortega" w:date="2023-03-21T17:32:00Z">
        <w:r w:rsidRPr="00684B76">
          <w:rPr>
            <w:rFonts w:ascii="Montserrat" w:hAnsi="Montserrat" w:cs="Arial"/>
            <w:rPrChange w:id="1384" w:author="Angelica Rodriguez Ortega" w:date="2023-03-21T19:01:00Z">
              <w:rPr>
                <w:rFonts w:ascii="Montserrat" w:hAnsi="Montserrat" w:cs="Arial"/>
                <w:sz w:val="20"/>
                <w:szCs w:val="20"/>
              </w:rPr>
            </w:rPrChange>
          </w:rPr>
          <w:t xml:space="preserve">gestionar y </w:t>
        </w:r>
      </w:ins>
      <w:r w:rsidR="00A250F2" w:rsidRPr="00684B76">
        <w:rPr>
          <w:rFonts w:ascii="Montserrat" w:hAnsi="Montserrat" w:cs="Arial"/>
          <w:rPrChange w:id="1385" w:author="Angelica Rodriguez Ortega" w:date="2023-03-21T19:01:00Z">
            <w:rPr>
              <w:rFonts w:ascii="Montserrat" w:hAnsi="Montserrat" w:cs="Arial"/>
              <w:sz w:val="20"/>
              <w:szCs w:val="20"/>
            </w:rPr>
          </w:rPrChange>
        </w:rPr>
        <w:t>notificar la respuesta a una solicitud a la unidad médica emisora en tres días hábiles</w:t>
      </w:r>
      <w:ins w:id="1386" w:author="Angelica Rodriguez Ortega" w:date="2023-03-21T17:33:00Z">
        <w:r w:rsidRPr="00684B76">
          <w:rPr>
            <w:rFonts w:ascii="Montserrat" w:hAnsi="Montserrat"/>
            <w:lang w:eastAsia="es-MX"/>
          </w:rPr>
          <w:t xml:space="preserve"> e informar al paciente de forma inmediata, la Unidad Médica, la fecha, servicio, hora de la cita, la cual deberá estar registrada y notificará al área de Traslados, dependiente de la Subdirección Administrativa, para la gestión de los viáticos y gastos de traslado.</w:t>
        </w:r>
      </w:ins>
    </w:p>
    <w:p w14:paraId="6C78F833" w14:textId="3A5425D4" w:rsidR="00A250F2" w:rsidRPr="00684B76" w:rsidRDefault="00A250F2">
      <w:pPr>
        <w:ind w:left="426" w:hanging="426"/>
        <w:jc w:val="both"/>
        <w:rPr>
          <w:rFonts w:ascii="Montserrat" w:hAnsi="Montserrat"/>
          <w:lang w:eastAsia="es-MX"/>
          <w:rPrChange w:id="1387" w:author="Angelica Rodriguez Ortega" w:date="2023-03-21T19:01:00Z">
            <w:rPr>
              <w:rFonts w:ascii="Montserrat" w:hAnsi="Montserrat" w:cs="Arial"/>
              <w:sz w:val="20"/>
              <w:szCs w:val="20"/>
            </w:rPr>
          </w:rPrChange>
        </w:rPr>
        <w:pPrChange w:id="1388" w:author="Angelica Rodriguez Ortega" w:date="2023-03-21T17:34:00Z">
          <w:pPr>
            <w:pStyle w:val="Prrafodelista"/>
            <w:widowControl/>
            <w:numPr>
              <w:numId w:val="5"/>
            </w:numPr>
            <w:autoSpaceDE/>
            <w:autoSpaceDN/>
            <w:ind w:left="426" w:right="49" w:hanging="397"/>
            <w:contextualSpacing/>
            <w:jc w:val="both"/>
          </w:pPr>
        </w:pPrChange>
      </w:pPr>
      <w:del w:id="1389" w:author="Angelica Rodriguez Ortega" w:date="2023-03-21T17:33:00Z">
        <w:r w:rsidRPr="00684B76" w:rsidDel="007038A5">
          <w:rPr>
            <w:rFonts w:ascii="Montserrat" w:hAnsi="Montserrat" w:cs="Arial"/>
            <w:rPrChange w:id="1390" w:author="Angelica Rodriguez Ortega" w:date="2023-03-21T19:01:00Z">
              <w:rPr>
                <w:rFonts w:ascii="Montserrat" w:hAnsi="Montserrat" w:cs="Arial"/>
                <w:sz w:val="20"/>
                <w:szCs w:val="20"/>
              </w:rPr>
            </w:rPrChange>
          </w:rPr>
          <w:delText>.</w:delText>
        </w:r>
      </w:del>
    </w:p>
    <w:p w14:paraId="44292AA7" w14:textId="46D3D4B4" w:rsidR="0090016C" w:rsidRPr="00684B76" w:rsidRDefault="007038A5">
      <w:pPr>
        <w:widowControl/>
        <w:autoSpaceDE/>
        <w:autoSpaceDN/>
        <w:ind w:left="426" w:right="49" w:hanging="426"/>
        <w:contextualSpacing/>
        <w:jc w:val="both"/>
        <w:rPr>
          <w:rFonts w:ascii="Montserrat" w:hAnsi="Montserrat" w:cs="Arial"/>
          <w:rPrChange w:id="1391" w:author="Angelica Rodriguez Ortega" w:date="2023-03-21T19:01:00Z">
            <w:rPr/>
          </w:rPrChange>
        </w:rPr>
        <w:pPrChange w:id="1392" w:author="Angelica Rodriguez Ortega" w:date="2023-03-21T17:34:00Z">
          <w:pPr>
            <w:pStyle w:val="Prrafodelista"/>
            <w:widowControl/>
            <w:numPr>
              <w:numId w:val="5"/>
            </w:numPr>
            <w:autoSpaceDE/>
            <w:autoSpaceDN/>
            <w:ind w:left="426" w:right="49" w:hanging="397"/>
            <w:contextualSpacing/>
            <w:jc w:val="both"/>
          </w:pPr>
        </w:pPrChange>
      </w:pPr>
      <w:ins w:id="1393" w:author="Angelica Rodriguez Ortega" w:date="2023-03-21T17:34:00Z">
        <w:r w:rsidRPr="00684B76">
          <w:rPr>
            <w:rFonts w:ascii="Montserrat" w:hAnsi="Montserrat" w:cs="Arial"/>
            <w:rPrChange w:id="1394" w:author="Angelica Rodriguez Ortega" w:date="2023-03-21T19:01:00Z">
              <w:rPr>
                <w:rFonts w:ascii="Montserrat" w:hAnsi="Montserrat" w:cs="Arial"/>
                <w:sz w:val="20"/>
                <w:szCs w:val="20"/>
              </w:rPr>
            </w:rPrChange>
          </w:rPr>
          <w:t>IX.</w:t>
        </w:r>
      </w:ins>
      <w:r w:rsidR="00BB0B7A">
        <w:rPr>
          <w:rFonts w:ascii="Montserrat" w:hAnsi="Montserrat" w:cs="Arial"/>
        </w:rPr>
        <w:t xml:space="preserve"> </w:t>
      </w:r>
      <w:r w:rsidR="00BB0B7A">
        <w:rPr>
          <w:rFonts w:ascii="Montserrat" w:hAnsi="Montserrat" w:cs="Arial"/>
        </w:rPr>
        <w:tab/>
      </w:r>
      <w:r w:rsidR="00A250F2" w:rsidRPr="00684B76">
        <w:rPr>
          <w:rFonts w:ascii="Montserrat" w:hAnsi="Montserrat" w:cs="Arial"/>
          <w:rPrChange w:id="1395" w:author="Angelica Rodriguez Ortega" w:date="2023-03-21T19:01:00Z">
            <w:rPr/>
          </w:rPrChange>
        </w:rPr>
        <w:t>Se deberá informar con un lapso no mayor a cinco días previos a la cita si el paciente</w:t>
      </w:r>
      <w:r w:rsidR="00BB0B7A">
        <w:rPr>
          <w:rFonts w:ascii="Montserrat" w:hAnsi="Montserrat" w:cs="Arial"/>
        </w:rPr>
        <w:t xml:space="preserve"> </w:t>
      </w:r>
      <w:r w:rsidR="00A250F2" w:rsidRPr="00684B76">
        <w:rPr>
          <w:rFonts w:ascii="Montserrat" w:hAnsi="Montserrat" w:cs="Arial"/>
          <w:rPrChange w:id="1396" w:author="Angelica Rodriguez Ortega" w:date="2023-03-21T19:01:00Z">
            <w:rPr/>
          </w:rPrChange>
        </w:rPr>
        <w:t>reside en la región donde se hará la recepción de la</w:t>
      </w:r>
      <w:r w:rsidR="00BB0B7A">
        <w:rPr>
          <w:rFonts w:ascii="Montserrat" w:hAnsi="Montserrat" w:cs="Arial"/>
        </w:rPr>
        <w:t xml:space="preserve"> referencia y de diez días si es</w:t>
      </w:r>
      <w:r w:rsidR="00A250F2" w:rsidRPr="00684B76">
        <w:rPr>
          <w:rFonts w:ascii="Montserrat" w:hAnsi="Montserrat" w:cs="Arial"/>
          <w:rPrChange w:id="1397" w:author="Angelica Rodriguez Ortega" w:date="2023-03-21T19:01:00Z">
            <w:rPr/>
          </w:rPrChange>
        </w:rPr>
        <w:t xml:space="preserve"> otra región. </w:t>
      </w:r>
    </w:p>
    <w:p w14:paraId="7A561E9C" w14:textId="77777777" w:rsidR="00707A18" w:rsidRPr="00684B76" w:rsidRDefault="00707A18" w:rsidP="00BB0B7A">
      <w:pPr>
        <w:widowControl/>
        <w:tabs>
          <w:tab w:val="left" w:pos="426"/>
        </w:tabs>
        <w:autoSpaceDE/>
        <w:autoSpaceDN/>
        <w:ind w:right="49"/>
        <w:contextualSpacing/>
        <w:jc w:val="both"/>
        <w:rPr>
          <w:rFonts w:ascii="Montserrat" w:hAnsi="Montserrat" w:cs="Arial"/>
          <w:rPrChange w:id="1398" w:author="Angelica Rodriguez Ortega" w:date="2023-03-21T19:01:00Z">
            <w:rPr>
              <w:rFonts w:ascii="Montserrat" w:hAnsi="Montserrat" w:cs="Arial"/>
              <w:sz w:val="20"/>
              <w:szCs w:val="20"/>
            </w:rPr>
          </w:rPrChange>
        </w:rPr>
      </w:pPr>
    </w:p>
    <w:p w14:paraId="627CED56" w14:textId="0C499EA0" w:rsidR="0090016C" w:rsidRPr="00684B76" w:rsidRDefault="002A7674" w:rsidP="00930E78">
      <w:pPr>
        <w:pStyle w:val="Prrafodelista"/>
        <w:widowControl/>
        <w:tabs>
          <w:tab w:val="left" w:pos="426"/>
        </w:tabs>
        <w:autoSpaceDE/>
        <w:autoSpaceDN/>
        <w:ind w:left="284" w:right="49" w:hanging="284"/>
        <w:contextualSpacing/>
        <w:jc w:val="both"/>
        <w:rPr>
          <w:rFonts w:ascii="Montserrat" w:hAnsi="Montserrat" w:cs="Arial"/>
          <w:rPrChange w:id="1399" w:author="Angelica Rodriguez Ortega" w:date="2023-03-21T19:01:00Z">
            <w:rPr>
              <w:rFonts w:ascii="Montserrat" w:hAnsi="Montserrat" w:cs="Arial"/>
              <w:sz w:val="20"/>
              <w:szCs w:val="20"/>
            </w:rPr>
          </w:rPrChange>
        </w:rPr>
      </w:pPr>
      <w:r w:rsidRPr="00A72E59">
        <w:rPr>
          <w:rFonts w:ascii="Montserrat" w:hAnsi="Montserrat" w:cs="Arial"/>
          <w:rPrChange w:id="1400" w:author="Angelica Rodriguez Ortega" w:date="2023-04-12T16:01:00Z">
            <w:rPr>
              <w:rFonts w:ascii="Montserrat" w:hAnsi="Montserrat" w:cs="Arial"/>
              <w:sz w:val="20"/>
              <w:szCs w:val="20"/>
            </w:rPr>
          </w:rPrChange>
        </w:rPr>
        <w:t>X</w:t>
      </w:r>
      <w:r w:rsidRPr="00684B76">
        <w:rPr>
          <w:rFonts w:ascii="Montserrat" w:hAnsi="Montserrat" w:cs="Arial"/>
          <w:rPrChange w:id="1401" w:author="Angelica Rodriguez Ortega" w:date="2023-03-21T19:01:00Z">
            <w:rPr>
              <w:rFonts w:ascii="Montserrat" w:hAnsi="Montserrat" w:cs="Arial"/>
              <w:sz w:val="20"/>
              <w:szCs w:val="20"/>
            </w:rPr>
          </w:rPrChange>
        </w:rPr>
        <w:t>.</w:t>
      </w:r>
      <w:r w:rsidR="00BB0B7A">
        <w:rPr>
          <w:rFonts w:ascii="Montserrat" w:hAnsi="Montserrat" w:cs="Arial"/>
        </w:rPr>
        <w:tab/>
      </w:r>
      <w:r w:rsidR="0090016C" w:rsidRPr="00684B76">
        <w:rPr>
          <w:rFonts w:ascii="Montserrat" w:hAnsi="Montserrat" w:cs="Arial"/>
          <w:rPrChange w:id="1402" w:author="Angelica Rodriguez Ortega" w:date="2023-03-21T19:01:00Z">
            <w:rPr>
              <w:rFonts w:ascii="Montserrat" w:hAnsi="Montserrat" w:cs="Arial"/>
              <w:sz w:val="20"/>
              <w:szCs w:val="20"/>
            </w:rPr>
          </w:rPrChange>
        </w:rPr>
        <w:t xml:space="preserve">Las autoridades de los Hospitales Regionales y los responsables de SIRECO, realizarán reuniones regionales de periodicidad trimestral, siendo convocadas las Unidades Médicas de segundo y primer nivel, para atender temas de Referencia y Contrarreferencia, donde se actualizarán los Catálogos de Servicios, Catálogos de Especialidades a ofertar, Catálogos </w:t>
      </w:r>
      <w:r w:rsidR="0090016C" w:rsidRPr="00684B76">
        <w:rPr>
          <w:rFonts w:ascii="Montserrat" w:hAnsi="Montserrat" w:cs="Arial"/>
          <w:rPrChange w:id="1403" w:author="Angelica Rodriguez Ortega" w:date="2023-03-21T19:01:00Z">
            <w:rPr>
              <w:rFonts w:ascii="Montserrat" w:hAnsi="Montserrat" w:cs="Arial"/>
              <w:sz w:val="20"/>
              <w:szCs w:val="20"/>
            </w:rPr>
          </w:rPrChange>
        </w:rPr>
        <w:lastRenderedPageBreak/>
        <w:t>de Telemedicina y Catálogos de Servicios Auxiliares de Diagnóstico para Tratamiento (</w:t>
      </w:r>
      <w:proofErr w:type="spellStart"/>
      <w:r w:rsidR="0090016C" w:rsidRPr="00684B76">
        <w:rPr>
          <w:rFonts w:ascii="Montserrat" w:hAnsi="Montserrat" w:cs="Arial"/>
          <w:rPrChange w:id="1404" w:author="Angelica Rodriguez Ortega" w:date="2023-03-21T19:01:00Z">
            <w:rPr>
              <w:rFonts w:ascii="Montserrat" w:hAnsi="Montserrat" w:cs="Arial"/>
              <w:sz w:val="20"/>
              <w:szCs w:val="20"/>
            </w:rPr>
          </w:rPrChange>
        </w:rPr>
        <w:t>SADyTRA</w:t>
      </w:r>
      <w:proofErr w:type="spellEnd"/>
      <w:r w:rsidR="0090016C" w:rsidRPr="00684B76">
        <w:rPr>
          <w:rFonts w:ascii="Montserrat" w:hAnsi="Montserrat" w:cs="Arial"/>
          <w:rPrChange w:id="1405" w:author="Angelica Rodriguez Ortega" w:date="2023-03-21T19:01:00Z">
            <w:rPr>
              <w:rFonts w:ascii="Montserrat" w:hAnsi="Montserrat" w:cs="Arial"/>
              <w:sz w:val="20"/>
              <w:szCs w:val="20"/>
            </w:rPr>
          </w:rPrChange>
        </w:rPr>
        <w:t xml:space="preserve">). </w:t>
      </w:r>
    </w:p>
    <w:p w14:paraId="6DA9DD6C" w14:textId="77777777" w:rsidR="0090016C" w:rsidRPr="00684B76" w:rsidRDefault="0090016C" w:rsidP="00930E78">
      <w:pPr>
        <w:tabs>
          <w:tab w:val="left" w:pos="426"/>
        </w:tabs>
        <w:ind w:left="284" w:right="49" w:hanging="284"/>
        <w:jc w:val="both"/>
        <w:rPr>
          <w:rFonts w:ascii="Montserrat" w:hAnsi="Montserrat" w:cs="Arial"/>
          <w:rPrChange w:id="1406" w:author="Angelica Rodriguez Ortega" w:date="2023-03-21T19:01:00Z">
            <w:rPr>
              <w:rFonts w:ascii="Montserrat" w:hAnsi="Montserrat" w:cs="Arial"/>
              <w:sz w:val="20"/>
              <w:szCs w:val="20"/>
            </w:rPr>
          </w:rPrChange>
        </w:rPr>
      </w:pPr>
    </w:p>
    <w:p w14:paraId="3B3683AD" w14:textId="684CAA12" w:rsidR="00930E78" w:rsidRDefault="00930E78" w:rsidP="009A1FD5">
      <w:pPr>
        <w:pStyle w:val="Prrafodelista"/>
        <w:widowControl/>
        <w:tabs>
          <w:tab w:val="left" w:pos="426"/>
          <w:tab w:val="left" w:pos="567"/>
        </w:tabs>
        <w:autoSpaceDE/>
        <w:autoSpaceDN/>
        <w:ind w:left="426" w:right="49" w:hanging="426"/>
        <w:contextualSpacing/>
        <w:jc w:val="both"/>
        <w:rPr>
          <w:rFonts w:ascii="Montserrat" w:hAnsi="Montserrat" w:cs="Arial"/>
        </w:rPr>
      </w:pPr>
      <w:r>
        <w:rPr>
          <w:rFonts w:ascii="Montserrat" w:hAnsi="Montserrat" w:cs="Arial"/>
        </w:rPr>
        <w:t>XI.</w:t>
      </w:r>
      <w:r>
        <w:rPr>
          <w:rFonts w:ascii="Montserrat" w:hAnsi="Montserrat" w:cs="Arial"/>
        </w:rPr>
        <w:tab/>
      </w:r>
      <w:r w:rsidR="0090016C" w:rsidRPr="00684B76">
        <w:rPr>
          <w:rFonts w:ascii="Montserrat" w:hAnsi="Montserrat" w:cs="Arial"/>
          <w:rPrChange w:id="1407" w:author="Angelica Rodriguez Ortega" w:date="2023-03-21T19:01:00Z">
            <w:rPr>
              <w:rFonts w:ascii="Montserrat" w:hAnsi="Montserrat" w:cs="Arial"/>
              <w:sz w:val="20"/>
              <w:szCs w:val="20"/>
            </w:rPr>
          </w:rPrChange>
        </w:rPr>
        <w:t>Los estudios auxiliares de diagnóstico para tratamiento, solicitados para la aceptación de pacientes, serán requeridos solamente de acuerdo con el nivel de resolución de la Unidad Médica Emisora, con base y de acuerdo con el nivel de atención, bajo la oferta de servicios</w:t>
      </w:r>
      <w:r w:rsidR="00B5292C">
        <w:rPr>
          <w:rFonts w:ascii="Montserrat" w:hAnsi="Montserrat" w:cs="Arial"/>
        </w:rPr>
        <w:t xml:space="preserve"> </w:t>
      </w:r>
      <w:r w:rsidR="00B5292C" w:rsidRPr="00684B76">
        <w:rPr>
          <w:rFonts w:ascii="Montserrat" w:hAnsi="Montserrat" w:cs="Arial"/>
          <w:rPrChange w:id="1408" w:author="Angelica Rodriguez Ortega" w:date="2023-03-21T19:01:00Z">
            <w:rPr>
              <w:rFonts w:ascii="Montserrat" w:hAnsi="Montserrat" w:cs="Arial"/>
              <w:sz w:val="20"/>
              <w:szCs w:val="20"/>
            </w:rPr>
          </w:rPrChange>
        </w:rPr>
        <w:t>Catálogos de Telemedicina y Catálogos de Servicios Auxiliares de Diagnóstico para Tratamiento (</w:t>
      </w:r>
      <w:proofErr w:type="spellStart"/>
      <w:r w:rsidR="00B5292C" w:rsidRPr="00684B76">
        <w:rPr>
          <w:rFonts w:ascii="Montserrat" w:hAnsi="Montserrat" w:cs="Arial"/>
          <w:rPrChange w:id="1409" w:author="Angelica Rodriguez Ortega" w:date="2023-03-21T19:01:00Z">
            <w:rPr>
              <w:rFonts w:ascii="Montserrat" w:hAnsi="Montserrat" w:cs="Arial"/>
              <w:sz w:val="20"/>
              <w:szCs w:val="20"/>
            </w:rPr>
          </w:rPrChange>
        </w:rPr>
        <w:t>SADyTRA</w:t>
      </w:r>
      <w:proofErr w:type="spellEnd"/>
      <w:r w:rsidR="00B5292C" w:rsidRPr="00684B76">
        <w:rPr>
          <w:rFonts w:ascii="Montserrat" w:hAnsi="Montserrat" w:cs="Arial"/>
          <w:rPrChange w:id="1410" w:author="Angelica Rodriguez Ortega" w:date="2023-03-21T19:01:00Z">
            <w:rPr>
              <w:rFonts w:ascii="Montserrat" w:hAnsi="Montserrat" w:cs="Arial"/>
              <w:sz w:val="20"/>
              <w:szCs w:val="20"/>
            </w:rPr>
          </w:rPrChange>
        </w:rPr>
        <w:t>)</w:t>
      </w:r>
      <w:r w:rsidR="00B5292C">
        <w:rPr>
          <w:rFonts w:ascii="Montserrat" w:hAnsi="Montserrat" w:cs="Arial"/>
        </w:rPr>
        <w:t xml:space="preserve">, validada </w:t>
      </w:r>
      <w:r w:rsidR="0090016C" w:rsidRPr="00B5292C">
        <w:rPr>
          <w:rFonts w:ascii="Montserrat" w:hAnsi="Montserrat" w:cs="Arial"/>
          <w:rPrChange w:id="1411" w:author="Angelica Rodriguez Ortega" w:date="2023-03-21T19:01:00Z">
            <w:rPr>
              <w:rFonts w:ascii="Montserrat" w:hAnsi="Montserrat" w:cs="Arial"/>
              <w:sz w:val="20"/>
              <w:szCs w:val="20"/>
            </w:rPr>
          </w:rPrChange>
        </w:rPr>
        <w:t>por las autoridades correspondientes</w:t>
      </w:r>
      <w:r w:rsidR="006713EA" w:rsidRPr="00B5292C">
        <w:rPr>
          <w:rFonts w:ascii="Montserrat" w:hAnsi="Montserrat" w:cs="Arial"/>
          <w:rPrChange w:id="1412" w:author="Angelica Rodriguez Ortega" w:date="2023-03-21T19:01:00Z">
            <w:rPr>
              <w:rFonts w:ascii="Montserrat" w:hAnsi="Montserrat" w:cs="Arial"/>
              <w:sz w:val="20"/>
              <w:szCs w:val="20"/>
            </w:rPr>
          </w:rPrChange>
        </w:rPr>
        <w:t xml:space="preserve">, en caso de que la Unidad Médica receptora, condicione la aceptación por falta de estudios de diagnóstico, </w:t>
      </w:r>
      <w:r w:rsidR="00D603E9">
        <w:rPr>
          <w:rFonts w:ascii="Montserrat" w:hAnsi="Montserrat" w:cs="Arial"/>
        </w:rPr>
        <w:t xml:space="preserve">será </w:t>
      </w:r>
      <w:r w:rsidR="00B178B1">
        <w:rPr>
          <w:rFonts w:ascii="Montserrat" w:hAnsi="Montserrat" w:cs="Arial"/>
        </w:rPr>
        <w:t>evaluado por el</w:t>
      </w:r>
      <w:r w:rsidR="00D603E9">
        <w:rPr>
          <w:rFonts w:ascii="Montserrat" w:hAnsi="Montserrat" w:cs="Arial"/>
        </w:rPr>
        <w:t xml:space="preserve"> </w:t>
      </w:r>
      <w:r w:rsidR="00D603E9" w:rsidRPr="00D603E9">
        <w:rPr>
          <w:rFonts w:ascii="Montserrat" w:hAnsi="Montserrat" w:cs="Arial"/>
        </w:rPr>
        <w:t>Subcomité SIRECO</w:t>
      </w:r>
      <w:r w:rsidR="00D603E9">
        <w:rPr>
          <w:rFonts w:ascii="Montserrat" w:hAnsi="Montserrat" w:cs="Arial"/>
        </w:rPr>
        <w:t xml:space="preserve"> y de persistir la </w:t>
      </w:r>
      <w:r w:rsidR="00156B69">
        <w:rPr>
          <w:rFonts w:ascii="Montserrat" w:hAnsi="Montserrat" w:cs="Arial"/>
        </w:rPr>
        <w:t xml:space="preserve"> incidencia </w:t>
      </w:r>
      <w:r w:rsidR="00D603E9">
        <w:rPr>
          <w:rFonts w:ascii="Montserrat" w:hAnsi="Montserrat" w:cs="Arial"/>
        </w:rPr>
        <w:t xml:space="preserve"> se</w:t>
      </w:r>
      <w:r w:rsidR="00B178B1">
        <w:rPr>
          <w:rFonts w:ascii="Montserrat" w:hAnsi="Montserrat" w:cs="Arial"/>
        </w:rPr>
        <w:t xml:space="preserve"> notificara </w:t>
      </w:r>
      <w:r w:rsidR="00D603E9">
        <w:rPr>
          <w:rFonts w:ascii="Montserrat" w:hAnsi="Montserrat" w:cs="Arial"/>
        </w:rPr>
        <w:t xml:space="preserve"> a</w:t>
      </w:r>
      <w:r w:rsidR="00156B69">
        <w:rPr>
          <w:rFonts w:ascii="Montserrat" w:hAnsi="Montserrat" w:cs="Arial"/>
        </w:rPr>
        <w:t xml:space="preserve"> la Dirección Médica.</w:t>
      </w:r>
    </w:p>
    <w:p w14:paraId="5C4485E1" w14:textId="2FEB0378" w:rsidR="0090016C" w:rsidRPr="004077EC" w:rsidRDefault="00930E78" w:rsidP="00930E78">
      <w:pPr>
        <w:pStyle w:val="Prrafodelista"/>
        <w:widowControl/>
        <w:tabs>
          <w:tab w:val="left" w:pos="567"/>
        </w:tabs>
        <w:autoSpaceDE/>
        <w:autoSpaceDN/>
        <w:ind w:left="426" w:right="49" w:hanging="426"/>
        <w:contextualSpacing/>
        <w:jc w:val="both"/>
        <w:rPr>
          <w:rFonts w:ascii="Montserrat" w:hAnsi="Montserrat" w:cs="Arial"/>
          <w:rPrChange w:id="1413" w:author="Angelica Rodriguez Ortega" w:date="2023-03-21T19:01:00Z">
            <w:rPr>
              <w:rFonts w:ascii="Montserrat" w:hAnsi="Montserrat" w:cs="Arial"/>
              <w:sz w:val="20"/>
              <w:szCs w:val="20"/>
            </w:rPr>
          </w:rPrChange>
        </w:rPr>
      </w:pPr>
      <w:r>
        <w:rPr>
          <w:rFonts w:ascii="Montserrat" w:hAnsi="Montserrat" w:cs="Arial"/>
        </w:rPr>
        <w:t>X</w:t>
      </w:r>
      <w:r w:rsidR="009A1FD5">
        <w:rPr>
          <w:rFonts w:ascii="Montserrat" w:hAnsi="Montserrat" w:cs="Arial"/>
        </w:rPr>
        <w:t>I</w:t>
      </w:r>
      <w:r>
        <w:rPr>
          <w:rFonts w:ascii="Montserrat" w:hAnsi="Montserrat" w:cs="Arial"/>
        </w:rPr>
        <w:t>I.</w:t>
      </w:r>
      <w:r>
        <w:rPr>
          <w:rFonts w:ascii="Montserrat" w:hAnsi="Montserrat" w:cs="Arial"/>
        </w:rPr>
        <w:tab/>
      </w:r>
      <w:r w:rsidR="0090016C" w:rsidRPr="004077EC">
        <w:rPr>
          <w:rFonts w:ascii="Montserrat" w:hAnsi="Montserrat" w:cs="Arial"/>
          <w:rPrChange w:id="1414" w:author="Angelica Rodriguez Ortega" w:date="2023-03-21T19:01:00Z">
            <w:rPr>
              <w:rFonts w:ascii="Montserrat" w:hAnsi="Montserrat" w:cs="Arial"/>
              <w:sz w:val="20"/>
              <w:szCs w:val="20"/>
            </w:rPr>
          </w:rPrChange>
        </w:rPr>
        <w:t>El reconocimiento de estudios médicos ajenos al Instituto o inclusive particulares que muestre el paciente, serán válidos para su atención.</w:t>
      </w:r>
    </w:p>
    <w:p w14:paraId="4BD0FB01" w14:textId="77777777" w:rsidR="0090016C" w:rsidRPr="00684B76" w:rsidRDefault="0090016C" w:rsidP="00930E78">
      <w:pPr>
        <w:pStyle w:val="Prrafodelista"/>
        <w:tabs>
          <w:tab w:val="left" w:pos="567"/>
        </w:tabs>
        <w:rPr>
          <w:rFonts w:ascii="Montserrat" w:hAnsi="Montserrat" w:cs="Arial"/>
          <w:rPrChange w:id="1415" w:author="Angelica Rodriguez Ortega" w:date="2023-03-21T19:01:00Z">
            <w:rPr>
              <w:rFonts w:ascii="Montserrat" w:hAnsi="Montserrat" w:cs="Arial"/>
              <w:sz w:val="20"/>
              <w:szCs w:val="20"/>
            </w:rPr>
          </w:rPrChange>
        </w:rPr>
      </w:pPr>
    </w:p>
    <w:p w14:paraId="0FA7F1D1" w14:textId="65F0E277" w:rsidR="004077EC" w:rsidRPr="004077EC" w:rsidRDefault="004077EC" w:rsidP="00930E78">
      <w:pPr>
        <w:pStyle w:val="Prrafodelista"/>
        <w:widowControl/>
        <w:autoSpaceDE/>
        <w:autoSpaceDN/>
        <w:ind w:left="426" w:right="51" w:hanging="426"/>
        <w:contextualSpacing/>
        <w:jc w:val="both"/>
        <w:rPr>
          <w:rFonts w:ascii="Montserrat" w:hAnsi="Montserrat" w:cs="Arial"/>
        </w:rPr>
      </w:pPr>
      <w:r>
        <w:rPr>
          <w:rFonts w:ascii="Montserrat" w:hAnsi="Montserrat" w:cs="Arial"/>
        </w:rPr>
        <w:t>X</w:t>
      </w:r>
      <w:r w:rsidR="009A1FD5">
        <w:rPr>
          <w:rFonts w:ascii="Montserrat" w:hAnsi="Montserrat" w:cs="Arial"/>
        </w:rPr>
        <w:t>I</w:t>
      </w:r>
      <w:r>
        <w:rPr>
          <w:rFonts w:ascii="Montserrat" w:hAnsi="Montserrat" w:cs="Arial"/>
        </w:rPr>
        <w:t>I</w:t>
      </w:r>
      <w:r w:rsidR="00930E78">
        <w:rPr>
          <w:rFonts w:ascii="Montserrat" w:hAnsi="Montserrat" w:cs="Arial"/>
        </w:rPr>
        <w:t>I.</w:t>
      </w:r>
      <w:r w:rsidR="00930E78">
        <w:rPr>
          <w:rFonts w:ascii="Montserrat" w:hAnsi="Montserrat" w:cs="Arial"/>
        </w:rPr>
        <w:tab/>
      </w:r>
      <w:r w:rsidR="0090016C" w:rsidRPr="004077EC">
        <w:rPr>
          <w:rFonts w:ascii="Montserrat" w:hAnsi="Montserrat" w:cs="Arial"/>
          <w:rPrChange w:id="1416" w:author="Angelica Rodriguez Ortega" w:date="2023-03-21T19:01:00Z">
            <w:rPr>
              <w:rFonts w:ascii="Montserrat" w:hAnsi="Montserrat" w:cs="Arial"/>
              <w:sz w:val="20"/>
              <w:szCs w:val="20"/>
            </w:rPr>
          </w:rPrChange>
        </w:rPr>
        <w:t>El paciente no es portador</w:t>
      </w:r>
      <w:r w:rsidR="00E46306">
        <w:rPr>
          <w:rFonts w:ascii="Montserrat" w:hAnsi="Montserrat" w:cs="Arial"/>
        </w:rPr>
        <w:t xml:space="preserve"> ni gestor</w:t>
      </w:r>
      <w:r w:rsidR="0090016C" w:rsidRPr="004077EC">
        <w:rPr>
          <w:rFonts w:ascii="Montserrat" w:hAnsi="Montserrat" w:cs="Arial"/>
          <w:rPrChange w:id="1417" w:author="Angelica Rodriguez Ortega" w:date="2023-03-21T19:01:00Z">
            <w:rPr>
              <w:rFonts w:ascii="Montserrat" w:hAnsi="Montserrat" w:cs="Arial"/>
              <w:sz w:val="20"/>
              <w:szCs w:val="20"/>
            </w:rPr>
          </w:rPrChange>
        </w:rPr>
        <w:t xml:space="preserve"> del Formato de Referencia y Contrarreferencia</w:t>
      </w:r>
      <w:r>
        <w:rPr>
          <w:rFonts w:ascii="Montserrat" w:hAnsi="Montserrat" w:cs="Arial"/>
        </w:rPr>
        <w:t xml:space="preserve">, </w:t>
      </w:r>
      <w:r w:rsidR="0090016C" w:rsidRPr="004077EC">
        <w:rPr>
          <w:rFonts w:ascii="Montserrat" w:hAnsi="Montserrat" w:cs="Arial"/>
          <w:rPrChange w:id="1418" w:author="Angelica Rodriguez Ortega" w:date="2023-03-21T19:01:00Z">
            <w:rPr>
              <w:rFonts w:ascii="Montserrat" w:hAnsi="Montserrat" w:cs="Arial"/>
              <w:sz w:val="20"/>
              <w:szCs w:val="20"/>
            </w:rPr>
          </w:rPrChange>
        </w:rPr>
        <w:t>para ello el Instituto destinará las actividades al área de SIRECO.</w:t>
      </w:r>
    </w:p>
    <w:p w14:paraId="38F4A343" w14:textId="77777777" w:rsidR="004077EC" w:rsidRPr="004077EC" w:rsidRDefault="004077EC" w:rsidP="00930E78">
      <w:pPr>
        <w:pStyle w:val="Prrafodelista"/>
        <w:tabs>
          <w:tab w:val="left" w:pos="567"/>
        </w:tabs>
        <w:rPr>
          <w:rFonts w:ascii="Montserrat" w:hAnsi="Montserrat" w:cs="Arial"/>
        </w:rPr>
      </w:pPr>
    </w:p>
    <w:p w14:paraId="5E142AFB" w14:textId="696FE6CC" w:rsidR="00FA7D21" w:rsidRPr="004077EC" w:rsidRDefault="004077EC" w:rsidP="00930E78">
      <w:pPr>
        <w:pStyle w:val="Prrafodelista"/>
        <w:widowControl/>
        <w:autoSpaceDE/>
        <w:autoSpaceDN/>
        <w:ind w:left="426" w:right="51" w:hanging="426"/>
        <w:contextualSpacing/>
        <w:jc w:val="both"/>
        <w:rPr>
          <w:rFonts w:ascii="Montserrat" w:hAnsi="Montserrat" w:cs="Arial"/>
          <w:rPrChange w:id="1419" w:author="Angelica Rodriguez Ortega" w:date="2023-03-21T19:01:00Z">
            <w:rPr>
              <w:rFonts w:ascii="Montserrat" w:hAnsi="Montserrat" w:cs="Arial"/>
              <w:sz w:val="20"/>
              <w:szCs w:val="20"/>
            </w:rPr>
          </w:rPrChange>
        </w:rPr>
      </w:pPr>
      <w:r w:rsidRPr="00A72E59">
        <w:rPr>
          <w:rFonts w:ascii="Montserrat" w:hAnsi="Montserrat" w:cs="Arial"/>
          <w:highlight w:val="red"/>
        </w:rPr>
        <w:t>XI</w:t>
      </w:r>
      <w:r w:rsidR="009A1FD5" w:rsidRPr="00A72E59">
        <w:rPr>
          <w:rFonts w:ascii="Montserrat" w:hAnsi="Montserrat" w:cs="Arial"/>
          <w:highlight w:val="red"/>
        </w:rPr>
        <w:t>V</w:t>
      </w:r>
      <w:r w:rsidR="00930E78" w:rsidRPr="00A72E59">
        <w:rPr>
          <w:rFonts w:ascii="Montserrat" w:hAnsi="Montserrat" w:cs="Arial"/>
          <w:highlight w:val="red"/>
        </w:rPr>
        <w:t>.</w:t>
      </w:r>
      <w:r w:rsidR="00930E78">
        <w:rPr>
          <w:rFonts w:ascii="Montserrat" w:hAnsi="Montserrat" w:cs="Arial"/>
        </w:rPr>
        <w:tab/>
      </w:r>
      <w:r w:rsidR="0090016C" w:rsidRPr="004077EC">
        <w:rPr>
          <w:rFonts w:ascii="Montserrat" w:hAnsi="Montserrat" w:cs="Arial"/>
          <w:rPrChange w:id="1420" w:author="Angelica Rodriguez Ortega" w:date="2023-03-21T19:01:00Z">
            <w:rPr>
              <w:rFonts w:ascii="Montserrat" w:hAnsi="Montserrat" w:cs="Arial"/>
              <w:sz w:val="20"/>
              <w:szCs w:val="20"/>
            </w:rPr>
          </w:rPrChange>
        </w:rPr>
        <w:t xml:space="preserve">De contar una cita médica programada para consulta externa y de no presentarse el médico, la Unidad Médica receptora </w:t>
      </w:r>
      <w:proofErr w:type="gramStart"/>
      <w:r w:rsidR="00FA7D21" w:rsidRPr="004077EC">
        <w:rPr>
          <w:rFonts w:ascii="Montserrat" w:hAnsi="Montserrat" w:cs="Arial"/>
          <w:rPrChange w:id="1421" w:author="Angelica Rodriguez Ortega" w:date="2023-03-21T19:01:00Z">
            <w:rPr>
              <w:rFonts w:ascii="Montserrat" w:hAnsi="Montserrat" w:cs="Arial"/>
              <w:sz w:val="20"/>
              <w:szCs w:val="20"/>
            </w:rPr>
          </w:rPrChange>
        </w:rPr>
        <w:t>subsanara</w:t>
      </w:r>
      <w:proofErr w:type="gramEnd"/>
      <w:r w:rsidR="00FA7D21" w:rsidRPr="004077EC">
        <w:rPr>
          <w:rFonts w:ascii="Montserrat" w:hAnsi="Montserrat" w:cs="Arial"/>
          <w:rPrChange w:id="1422" w:author="Angelica Rodriguez Ortega" w:date="2023-03-21T19:01:00Z">
            <w:rPr>
              <w:rFonts w:ascii="Montserrat" w:hAnsi="Montserrat" w:cs="Arial"/>
              <w:sz w:val="20"/>
              <w:szCs w:val="20"/>
            </w:rPr>
          </w:rPrChange>
        </w:rPr>
        <w:t xml:space="preserve"> de manera inmediata</w:t>
      </w:r>
      <w:ins w:id="1423" w:author="Angelica Rodriguez Ortega" w:date="2023-04-12T16:13:00Z">
        <w:r w:rsidR="00C225FA" w:rsidRPr="004077EC">
          <w:rPr>
            <w:rFonts w:ascii="Montserrat" w:hAnsi="Montserrat" w:cs="Arial"/>
          </w:rPr>
          <w:t xml:space="preserve"> la incidencia</w:t>
        </w:r>
      </w:ins>
      <w:r w:rsidR="00FA7D21" w:rsidRPr="004077EC">
        <w:rPr>
          <w:rFonts w:ascii="Montserrat" w:hAnsi="Montserrat" w:cs="Arial"/>
          <w:rPrChange w:id="1424" w:author="Angelica Rodriguez Ortega" w:date="2023-03-21T19:01:00Z">
            <w:rPr>
              <w:rFonts w:ascii="Montserrat" w:hAnsi="Montserrat" w:cs="Arial"/>
              <w:sz w:val="20"/>
              <w:szCs w:val="20"/>
            </w:rPr>
          </w:rPrChange>
        </w:rPr>
        <w:t xml:space="preserve"> y en caso de no ser posible </w:t>
      </w:r>
      <w:del w:id="1425" w:author="Angelica Rodriguez Ortega" w:date="2023-03-13T19:58:00Z">
        <w:r w:rsidR="00FA7D21" w:rsidRPr="004077EC" w:rsidDel="006713EA">
          <w:rPr>
            <w:rFonts w:ascii="Montserrat" w:hAnsi="Montserrat" w:cs="Arial"/>
            <w:rPrChange w:id="1426" w:author="Angelica Rodriguez Ortega" w:date="2023-03-21T19:01:00Z">
              <w:rPr>
                <w:rFonts w:ascii="Montserrat" w:hAnsi="Montserrat" w:cs="Arial"/>
                <w:sz w:val="20"/>
                <w:szCs w:val="20"/>
              </w:rPr>
            </w:rPrChange>
          </w:rPr>
          <w:delText xml:space="preserve"> </w:delText>
        </w:r>
      </w:del>
      <w:r w:rsidR="00FA7D21" w:rsidRPr="004077EC">
        <w:rPr>
          <w:rFonts w:ascii="Montserrat" w:hAnsi="Montserrat" w:cs="Arial"/>
          <w:rPrChange w:id="1427" w:author="Angelica Rodriguez Ortega" w:date="2023-03-21T19:01:00Z">
            <w:rPr>
              <w:rFonts w:ascii="Montserrat" w:hAnsi="Montserrat" w:cs="Arial"/>
              <w:sz w:val="20"/>
              <w:szCs w:val="20"/>
            </w:rPr>
          </w:rPrChange>
        </w:rPr>
        <w:t>se realizará en un lapso no mayor a 48 horas.</w:t>
      </w:r>
    </w:p>
    <w:p w14:paraId="3AF95B43" w14:textId="19B004E1" w:rsidR="0090016C" w:rsidRPr="00684B76" w:rsidRDefault="00C225FA" w:rsidP="00930E78">
      <w:pPr>
        <w:ind w:left="426" w:right="51" w:hanging="426"/>
        <w:jc w:val="both"/>
        <w:rPr>
          <w:rFonts w:ascii="Montserrat" w:hAnsi="Montserrat" w:cs="Arial"/>
          <w:rPrChange w:id="1428" w:author="Angelica Rodriguez Ortega" w:date="2023-03-21T19:01:00Z">
            <w:rPr>
              <w:rFonts w:ascii="Montserrat" w:hAnsi="Montserrat" w:cs="Arial"/>
              <w:sz w:val="20"/>
              <w:szCs w:val="20"/>
            </w:rPr>
          </w:rPrChange>
        </w:rPr>
      </w:pPr>
      <w:ins w:id="1429" w:author="Angelica Rodriguez Ortega" w:date="2023-04-12T16:13:00Z">
        <w:r>
          <w:rPr>
            <w:rFonts w:ascii="Montserrat" w:hAnsi="Montserrat" w:cs="Arial"/>
          </w:rPr>
          <w:tab/>
        </w:r>
      </w:ins>
      <w:del w:id="1430" w:author="Angelica Rodriguez Ortega" w:date="2023-04-12T16:12:00Z">
        <w:r w:rsidR="00FA7D21" w:rsidRPr="00684B76" w:rsidDel="00C225FA">
          <w:rPr>
            <w:rFonts w:ascii="Montserrat" w:hAnsi="Montserrat" w:cs="Arial"/>
            <w:rPrChange w:id="1431" w:author="Angelica Rodriguez Ortega" w:date="2023-03-21T19:01:00Z">
              <w:rPr>
                <w:rFonts w:ascii="Montserrat" w:hAnsi="Montserrat" w:cs="Arial"/>
                <w:sz w:val="20"/>
                <w:szCs w:val="20"/>
              </w:rPr>
            </w:rPrChange>
          </w:rPr>
          <w:delText xml:space="preserve">        </w:delText>
        </w:r>
      </w:del>
      <w:r w:rsidR="00FA7D21" w:rsidRPr="00684B76">
        <w:rPr>
          <w:rFonts w:ascii="Montserrat" w:hAnsi="Montserrat" w:cs="Arial"/>
          <w:rPrChange w:id="1432" w:author="Angelica Rodriguez Ortega" w:date="2023-03-21T19:01:00Z">
            <w:rPr>
              <w:rFonts w:ascii="Montserrat" w:hAnsi="Montserrat" w:cs="Arial"/>
              <w:sz w:val="20"/>
              <w:szCs w:val="20"/>
            </w:rPr>
          </w:rPrChange>
        </w:rPr>
        <w:t xml:space="preserve">En caso de no contar con el </w:t>
      </w:r>
      <w:del w:id="1433" w:author="Angelica Rodriguez Ortega" w:date="2023-03-13T19:58:00Z">
        <w:r w:rsidR="00FA7D21" w:rsidRPr="00684B76" w:rsidDel="006713EA">
          <w:rPr>
            <w:rFonts w:ascii="Montserrat" w:hAnsi="Montserrat" w:cs="Arial"/>
            <w:rPrChange w:id="1434" w:author="Angelica Rodriguez Ortega" w:date="2023-03-21T19:01:00Z">
              <w:rPr>
                <w:rFonts w:ascii="Montserrat" w:hAnsi="Montserrat" w:cs="Arial"/>
                <w:sz w:val="20"/>
                <w:szCs w:val="20"/>
              </w:rPr>
            </w:rPrChange>
          </w:rPr>
          <w:delText xml:space="preserve"> </w:delText>
        </w:r>
      </w:del>
      <w:r w:rsidR="00FA7D21" w:rsidRPr="00684B76">
        <w:rPr>
          <w:rFonts w:ascii="Montserrat" w:hAnsi="Montserrat" w:cs="Arial"/>
          <w:rPrChange w:id="1435" w:author="Angelica Rodriguez Ortega" w:date="2023-03-21T19:01:00Z">
            <w:rPr>
              <w:rFonts w:ascii="Montserrat" w:hAnsi="Montserrat" w:cs="Arial"/>
              <w:sz w:val="20"/>
              <w:szCs w:val="20"/>
            </w:rPr>
          </w:rPrChange>
        </w:rPr>
        <w:t xml:space="preserve">recurso humano y/o </w:t>
      </w:r>
      <w:r w:rsidR="005E2889" w:rsidRPr="00684B76">
        <w:rPr>
          <w:rFonts w:ascii="Montserrat" w:hAnsi="Montserrat" w:cs="Arial"/>
          <w:rPrChange w:id="1436" w:author="Angelica Rodriguez Ortega" w:date="2023-03-21T19:01:00Z">
            <w:rPr>
              <w:rFonts w:ascii="Montserrat" w:hAnsi="Montserrat" w:cs="Arial"/>
              <w:sz w:val="20"/>
              <w:szCs w:val="20"/>
            </w:rPr>
          </w:rPrChange>
        </w:rPr>
        <w:t>infraestructura,</w:t>
      </w:r>
      <w:r w:rsidR="00FA7D21" w:rsidRPr="00684B76">
        <w:rPr>
          <w:rFonts w:ascii="Montserrat" w:hAnsi="Montserrat" w:cs="Arial"/>
          <w:rPrChange w:id="1437" w:author="Angelica Rodriguez Ortega" w:date="2023-03-21T19:01:00Z">
            <w:rPr>
              <w:rFonts w:ascii="Montserrat" w:hAnsi="Montserrat" w:cs="Arial"/>
              <w:sz w:val="20"/>
              <w:szCs w:val="20"/>
            </w:rPr>
          </w:rPrChange>
        </w:rPr>
        <w:t xml:space="preserve"> será referenciado a otra </w:t>
      </w:r>
      <w:ins w:id="1438" w:author="Angelica Rodriguez Ortega" w:date="2023-04-12T16:14:00Z">
        <w:r>
          <w:rPr>
            <w:rFonts w:ascii="Montserrat" w:hAnsi="Montserrat" w:cs="Arial"/>
          </w:rPr>
          <w:t>U</w:t>
        </w:r>
      </w:ins>
      <w:del w:id="1439" w:author="Angelica Rodriguez Ortega" w:date="2023-04-12T16:14:00Z">
        <w:r w:rsidR="00FA7D21" w:rsidRPr="00684B76" w:rsidDel="00C225FA">
          <w:rPr>
            <w:rFonts w:ascii="Montserrat" w:hAnsi="Montserrat" w:cs="Arial"/>
            <w:rPrChange w:id="1440" w:author="Angelica Rodriguez Ortega" w:date="2023-03-21T19:01:00Z">
              <w:rPr>
                <w:rFonts w:ascii="Montserrat" w:hAnsi="Montserrat" w:cs="Arial"/>
                <w:sz w:val="20"/>
                <w:szCs w:val="20"/>
              </w:rPr>
            </w:rPrChange>
          </w:rPr>
          <w:delText>u</w:delText>
        </w:r>
      </w:del>
      <w:r w:rsidR="00FA7D21" w:rsidRPr="00684B76">
        <w:rPr>
          <w:rFonts w:ascii="Montserrat" w:hAnsi="Montserrat" w:cs="Arial"/>
          <w:rPrChange w:id="1441" w:author="Angelica Rodriguez Ortega" w:date="2023-03-21T19:01:00Z">
            <w:rPr>
              <w:rFonts w:ascii="Montserrat" w:hAnsi="Montserrat" w:cs="Arial"/>
              <w:sz w:val="20"/>
              <w:szCs w:val="20"/>
            </w:rPr>
          </w:rPrChange>
        </w:rPr>
        <w:t xml:space="preserve">nidad </w:t>
      </w:r>
      <w:ins w:id="1442" w:author="Angelica Rodriguez Ortega" w:date="2023-04-12T16:14:00Z">
        <w:r>
          <w:rPr>
            <w:rFonts w:ascii="Montserrat" w:hAnsi="Montserrat" w:cs="Arial"/>
          </w:rPr>
          <w:t>M</w:t>
        </w:r>
      </w:ins>
      <w:del w:id="1443" w:author="Angelica Rodriguez Ortega" w:date="2023-04-12T16:14:00Z">
        <w:r w:rsidR="00FA7D21" w:rsidRPr="00684B76" w:rsidDel="00C225FA">
          <w:rPr>
            <w:rFonts w:ascii="Montserrat" w:hAnsi="Montserrat" w:cs="Arial"/>
            <w:rPrChange w:id="1444" w:author="Angelica Rodriguez Ortega" w:date="2023-03-21T19:01:00Z">
              <w:rPr>
                <w:rFonts w:ascii="Montserrat" w:hAnsi="Montserrat" w:cs="Arial"/>
                <w:sz w:val="20"/>
                <w:szCs w:val="20"/>
              </w:rPr>
            </w:rPrChange>
          </w:rPr>
          <w:delText>m</w:delText>
        </w:r>
      </w:del>
      <w:r w:rsidR="00FA7D21" w:rsidRPr="00684B76">
        <w:rPr>
          <w:rFonts w:ascii="Montserrat" w:hAnsi="Montserrat" w:cs="Arial"/>
          <w:rPrChange w:id="1445" w:author="Angelica Rodriguez Ortega" w:date="2023-03-21T19:01:00Z">
            <w:rPr>
              <w:rFonts w:ascii="Montserrat" w:hAnsi="Montserrat" w:cs="Arial"/>
              <w:sz w:val="20"/>
              <w:szCs w:val="20"/>
            </w:rPr>
          </w:rPrChange>
        </w:rPr>
        <w:t xml:space="preserve">édica, lo cual estará sujeto a la </w:t>
      </w:r>
      <w:r w:rsidR="00FC2AAD" w:rsidRPr="00684B76">
        <w:rPr>
          <w:rFonts w:ascii="Montserrat" w:hAnsi="Montserrat" w:cs="Arial"/>
          <w:rPrChange w:id="1446" w:author="Angelica Rodriguez Ortega" w:date="2023-03-21T19:01:00Z">
            <w:rPr>
              <w:rFonts w:ascii="Montserrat" w:hAnsi="Montserrat" w:cs="Arial"/>
              <w:sz w:val="20"/>
              <w:szCs w:val="20"/>
            </w:rPr>
          </w:rPrChange>
        </w:rPr>
        <w:t>disponibilidad del diferimiento</w:t>
      </w:r>
      <w:del w:id="1447" w:author="Armando Luna Badillo" w:date="2023-03-10T13:06:00Z">
        <w:r w:rsidR="0090016C" w:rsidRPr="00684B76" w:rsidDel="00FA7D21">
          <w:rPr>
            <w:rFonts w:ascii="Montserrat" w:hAnsi="Montserrat" w:cs="Arial"/>
            <w:rPrChange w:id="1448" w:author="Angelica Rodriguez Ortega" w:date="2023-03-21T19:01:00Z">
              <w:rPr>
                <w:rFonts w:ascii="Montserrat" w:hAnsi="Montserrat" w:cs="Arial"/>
                <w:sz w:val="20"/>
                <w:szCs w:val="20"/>
              </w:rPr>
            </w:rPrChange>
          </w:rPr>
          <w:delText>.</w:delText>
        </w:r>
      </w:del>
    </w:p>
    <w:p w14:paraId="0B2EEEFD" w14:textId="77777777" w:rsidR="0090016C" w:rsidRPr="00684B76" w:rsidRDefault="0090016C" w:rsidP="00930E78">
      <w:pPr>
        <w:pStyle w:val="Prrafodelista"/>
        <w:ind w:left="426" w:right="51" w:hanging="426"/>
        <w:jc w:val="both"/>
        <w:rPr>
          <w:rFonts w:ascii="Montserrat" w:hAnsi="Montserrat" w:cs="Arial"/>
          <w:rPrChange w:id="1449" w:author="Angelica Rodriguez Ortega" w:date="2023-03-21T19:01:00Z">
            <w:rPr>
              <w:rFonts w:ascii="Montserrat" w:hAnsi="Montserrat" w:cs="Arial"/>
              <w:sz w:val="20"/>
              <w:szCs w:val="20"/>
            </w:rPr>
          </w:rPrChange>
        </w:rPr>
      </w:pPr>
    </w:p>
    <w:p w14:paraId="229304A1" w14:textId="04F61A3F" w:rsidR="0090016C" w:rsidRPr="00684B76" w:rsidRDefault="00930E78" w:rsidP="0090016C">
      <w:pPr>
        <w:ind w:left="426" w:right="51" w:hanging="426"/>
        <w:jc w:val="both"/>
        <w:rPr>
          <w:rFonts w:ascii="Montserrat" w:hAnsi="Montserrat" w:cs="Arial"/>
          <w:rPrChange w:id="1450" w:author="Angelica Rodriguez Ortega" w:date="2023-03-21T19:01:00Z">
            <w:rPr>
              <w:rFonts w:ascii="Montserrat" w:hAnsi="Montserrat" w:cs="Arial"/>
              <w:sz w:val="20"/>
              <w:szCs w:val="20"/>
            </w:rPr>
          </w:rPrChange>
        </w:rPr>
      </w:pPr>
      <w:r>
        <w:rPr>
          <w:rFonts w:ascii="Montserrat" w:hAnsi="Montserrat" w:cs="Arial"/>
        </w:rPr>
        <w:t>XV</w:t>
      </w:r>
      <w:r w:rsidR="0090016C" w:rsidRPr="00684B76">
        <w:rPr>
          <w:rFonts w:ascii="Montserrat" w:hAnsi="Montserrat" w:cs="Arial"/>
          <w:rPrChange w:id="1451" w:author="Angelica Rodriguez Ortega" w:date="2023-03-21T19:01:00Z">
            <w:rPr>
              <w:rFonts w:ascii="Montserrat" w:hAnsi="Montserrat" w:cs="Arial"/>
              <w:sz w:val="20"/>
              <w:szCs w:val="20"/>
            </w:rPr>
          </w:rPrChange>
        </w:rPr>
        <w:t xml:space="preserve">. Los responsables de SIRECO deberán registrar y controlar las referencias realizadas, que junto con el </w:t>
      </w:r>
      <w:proofErr w:type="gramStart"/>
      <w:r w:rsidR="0090016C" w:rsidRPr="00684B76">
        <w:rPr>
          <w:rFonts w:ascii="Montserrat" w:hAnsi="Montserrat" w:cs="Arial"/>
          <w:rPrChange w:id="1452" w:author="Angelica Rodriguez Ortega" w:date="2023-03-21T19:01:00Z">
            <w:rPr>
              <w:rFonts w:ascii="Montserrat" w:hAnsi="Montserrat" w:cs="Arial"/>
              <w:sz w:val="20"/>
              <w:szCs w:val="20"/>
            </w:rPr>
          </w:rPrChange>
        </w:rPr>
        <w:t>Jefe</w:t>
      </w:r>
      <w:proofErr w:type="gramEnd"/>
      <w:r w:rsidR="0090016C" w:rsidRPr="00684B76">
        <w:rPr>
          <w:rFonts w:ascii="Montserrat" w:hAnsi="Montserrat" w:cs="Arial"/>
          <w:rPrChange w:id="1453" w:author="Angelica Rodriguez Ortega" w:date="2023-03-21T19:01:00Z">
            <w:rPr>
              <w:rFonts w:ascii="Montserrat" w:hAnsi="Montserrat" w:cs="Arial"/>
              <w:sz w:val="20"/>
              <w:szCs w:val="20"/>
            </w:rPr>
          </w:rPrChange>
        </w:rPr>
        <w:t xml:space="preserve"> de Consulta Externa, contabilizarán el número de veces que es referido cada paciente, por el mismo caso y diagnóstico.</w:t>
      </w:r>
    </w:p>
    <w:p w14:paraId="7D25481C" w14:textId="77777777" w:rsidR="0090016C" w:rsidRPr="00684B76" w:rsidRDefault="0090016C" w:rsidP="0090016C">
      <w:pPr>
        <w:pStyle w:val="Prrafodelista"/>
        <w:ind w:left="426" w:right="51"/>
        <w:jc w:val="both"/>
        <w:rPr>
          <w:rFonts w:ascii="Montserrat" w:hAnsi="Montserrat" w:cs="Arial"/>
          <w:rPrChange w:id="1454" w:author="Angelica Rodriguez Ortega" w:date="2023-03-21T19:01:00Z">
            <w:rPr>
              <w:rFonts w:ascii="Montserrat" w:hAnsi="Montserrat" w:cs="Arial"/>
              <w:sz w:val="20"/>
              <w:szCs w:val="20"/>
            </w:rPr>
          </w:rPrChange>
        </w:rPr>
      </w:pPr>
    </w:p>
    <w:p w14:paraId="1A4C6025" w14:textId="0F04FCBE" w:rsidR="0090016C" w:rsidRPr="00684B76" w:rsidRDefault="009A1FD5" w:rsidP="0090016C">
      <w:pPr>
        <w:ind w:left="426" w:right="51" w:hanging="426"/>
        <w:jc w:val="both"/>
        <w:rPr>
          <w:rFonts w:ascii="Montserrat" w:hAnsi="Montserrat" w:cs="Arial"/>
          <w:rPrChange w:id="1455" w:author="Angelica Rodriguez Ortega" w:date="2023-03-21T19:01:00Z">
            <w:rPr>
              <w:rFonts w:ascii="Montserrat" w:hAnsi="Montserrat" w:cs="Arial"/>
              <w:sz w:val="20"/>
              <w:szCs w:val="20"/>
            </w:rPr>
          </w:rPrChange>
        </w:rPr>
      </w:pPr>
      <w:r>
        <w:rPr>
          <w:rFonts w:ascii="Montserrat" w:hAnsi="Montserrat" w:cs="Arial"/>
        </w:rPr>
        <w:t>XV</w:t>
      </w:r>
      <w:r w:rsidR="0090016C" w:rsidRPr="00684B76">
        <w:rPr>
          <w:rFonts w:ascii="Montserrat" w:hAnsi="Montserrat" w:cs="Arial"/>
          <w:rPrChange w:id="1456" w:author="Angelica Rodriguez Ortega" w:date="2023-03-21T19:01:00Z">
            <w:rPr>
              <w:rFonts w:ascii="Montserrat" w:hAnsi="Montserrat" w:cs="Arial"/>
              <w:sz w:val="20"/>
              <w:szCs w:val="20"/>
            </w:rPr>
          </w:rPrChange>
        </w:rPr>
        <w:t xml:space="preserve">I. </w:t>
      </w:r>
      <w:bookmarkStart w:id="1457" w:name="_Toc106024527"/>
      <w:r w:rsidR="0090016C" w:rsidRPr="00684B76">
        <w:rPr>
          <w:rFonts w:ascii="Montserrat" w:hAnsi="Montserrat" w:cs="Arial"/>
          <w:rPrChange w:id="1458" w:author="Angelica Rodriguez Ortega" w:date="2023-03-21T19:01:00Z">
            <w:rPr>
              <w:rFonts w:ascii="Montserrat" w:hAnsi="Montserrat" w:cs="Arial"/>
              <w:sz w:val="20"/>
              <w:szCs w:val="20"/>
            </w:rPr>
          </w:rPrChange>
        </w:rPr>
        <w:t xml:space="preserve">Las Unidades Médicas deberán apegarse a los indicadores de referencia según el nivel de atención, </w:t>
      </w:r>
      <w:bookmarkEnd w:id="1457"/>
      <w:r w:rsidR="0090016C" w:rsidRPr="00684B76">
        <w:rPr>
          <w:rFonts w:ascii="Montserrat" w:hAnsi="Montserrat" w:cs="Arial"/>
          <w:rPrChange w:id="1459" w:author="Angelica Rodriguez Ortega" w:date="2023-03-21T19:01:00Z">
            <w:rPr>
              <w:rFonts w:ascii="Montserrat" w:hAnsi="Montserrat" w:cs="Arial"/>
              <w:sz w:val="20"/>
              <w:szCs w:val="20"/>
            </w:rPr>
          </w:rPrChange>
        </w:rPr>
        <w:t xml:space="preserve">lo que representa su capacidad de resolución. </w:t>
      </w:r>
    </w:p>
    <w:p w14:paraId="7F113C96" w14:textId="77777777" w:rsidR="0090016C" w:rsidRPr="00342C05" w:rsidRDefault="0090016C" w:rsidP="0090016C">
      <w:pPr>
        <w:ind w:left="709" w:right="51" w:hanging="425"/>
        <w:jc w:val="both"/>
        <w:rPr>
          <w:rFonts w:ascii="Montserrat" w:hAnsi="Montserrat" w:cs="Arial"/>
          <w:sz w:val="20"/>
          <w:szCs w:val="20"/>
        </w:rPr>
      </w:pPr>
    </w:p>
    <w:tbl>
      <w:tblPr>
        <w:tblStyle w:val="Tablaconcuadrcula1"/>
        <w:tblpPr w:leftFromText="141" w:rightFromText="141" w:vertAnchor="text" w:horzAnchor="margin" w:tblpXSpec="right" w:tblpY="-51"/>
        <w:tblW w:w="0" w:type="auto"/>
        <w:tblLook w:val="04A0" w:firstRow="1" w:lastRow="0" w:firstColumn="1" w:lastColumn="0" w:noHBand="0" w:noVBand="1"/>
      </w:tblPr>
      <w:tblGrid>
        <w:gridCol w:w="2294"/>
        <w:gridCol w:w="2668"/>
        <w:gridCol w:w="2391"/>
        <w:gridCol w:w="2047"/>
      </w:tblGrid>
      <w:tr w:rsidR="0090016C" w:rsidRPr="00342C05" w14:paraId="4B6D3E3A" w14:textId="77777777" w:rsidTr="00397404">
        <w:trPr>
          <w:trHeight w:val="309"/>
        </w:trPr>
        <w:tc>
          <w:tcPr>
            <w:tcW w:w="2294" w:type="dxa"/>
            <w:shd w:val="clear" w:color="auto" w:fill="D9D9D9" w:themeFill="background1" w:themeFillShade="D9"/>
            <w:vAlign w:val="center"/>
          </w:tcPr>
          <w:p w14:paraId="534E3BD4" w14:textId="77777777" w:rsidR="0090016C" w:rsidRPr="00342C05" w:rsidRDefault="0090016C" w:rsidP="00397404">
            <w:pPr>
              <w:ind w:left="426" w:right="49"/>
              <w:jc w:val="center"/>
              <w:rPr>
                <w:rFonts w:ascii="Montserrat" w:hAnsi="Montserrat" w:cs="Arial"/>
                <w:sz w:val="16"/>
                <w:szCs w:val="16"/>
              </w:rPr>
            </w:pPr>
            <w:r w:rsidRPr="00342C05">
              <w:rPr>
                <w:rFonts w:ascii="Montserrat" w:hAnsi="Montserrat" w:cs="Arial"/>
                <w:sz w:val="16"/>
                <w:szCs w:val="16"/>
              </w:rPr>
              <w:t>UNIDADES MÉDICAS</w:t>
            </w:r>
          </w:p>
        </w:tc>
        <w:tc>
          <w:tcPr>
            <w:tcW w:w="7106" w:type="dxa"/>
            <w:gridSpan w:val="3"/>
            <w:shd w:val="clear" w:color="auto" w:fill="D9D9D9" w:themeFill="background1" w:themeFillShade="D9"/>
          </w:tcPr>
          <w:p w14:paraId="7B5A1F3C" w14:textId="77777777" w:rsidR="0090016C" w:rsidRPr="00342C05" w:rsidRDefault="0090016C" w:rsidP="00397404">
            <w:pPr>
              <w:ind w:left="426" w:right="49"/>
              <w:rPr>
                <w:rFonts w:ascii="Montserrat" w:hAnsi="Montserrat" w:cs="Arial"/>
                <w:sz w:val="16"/>
                <w:szCs w:val="16"/>
              </w:rPr>
            </w:pPr>
            <w:r w:rsidRPr="00342C05">
              <w:rPr>
                <w:rFonts w:ascii="Montserrat" w:hAnsi="Montserrat" w:cs="Arial"/>
                <w:sz w:val="16"/>
                <w:szCs w:val="16"/>
              </w:rPr>
              <w:t xml:space="preserve">       INDICADOR REFERENCIA POR NIVEL DE ATENCIÓN</w:t>
            </w:r>
          </w:p>
        </w:tc>
      </w:tr>
      <w:tr w:rsidR="0090016C" w:rsidRPr="00342C05" w14:paraId="31B72535" w14:textId="77777777" w:rsidTr="00397404">
        <w:trPr>
          <w:trHeight w:val="271"/>
        </w:trPr>
        <w:tc>
          <w:tcPr>
            <w:tcW w:w="2294" w:type="dxa"/>
          </w:tcPr>
          <w:p w14:paraId="38F9139C" w14:textId="77777777" w:rsidR="0090016C" w:rsidRPr="00342C05" w:rsidRDefault="0090016C" w:rsidP="00397404">
            <w:pPr>
              <w:ind w:left="426" w:right="49"/>
              <w:rPr>
                <w:rFonts w:ascii="Montserrat" w:hAnsi="Montserrat" w:cs="Arial"/>
                <w:b/>
                <w:sz w:val="16"/>
                <w:szCs w:val="16"/>
              </w:rPr>
            </w:pPr>
            <w:r w:rsidRPr="00342C05">
              <w:rPr>
                <w:rFonts w:ascii="Montserrat" w:hAnsi="Montserrat" w:cs="Arial"/>
                <w:sz w:val="16"/>
                <w:szCs w:val="16"/>
              </w:rPr>
              <w:t>Unidades Médicas Primer Nivel</w:t>
            </w:r>
          </w:p>
        </w:tc>
        <w:tc>
          <w:tcPr>
            <w:tcW w:w="2668" w:type="dxa"/>
            <w:vAlign w:val="center"/>
          </w:tcPr>
          <w:p w14:paraId="467207A9" w14:textId="77777777" w:rsidR="0090016C" w:rsidRPr="00342C05" w:rsidRDefault="0090016C" w:rsidP="00397404">
            <w:pPr>
              <w:ind w:left="426" w:right="49"/>
              <w:jc w:val="center"/>
              <w:rPr>
                <w:rFonts w:ascii="Montserrat" w:hAnsi="Montserrat" w:cs="Arial"/>
                <w:b/>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Referencias realizadas</w:t>
            </w:r>
          </w:p>
        </w:tc>
        <w:tc>
          <w:tcPr>
            <w:tcW w:w="2391" w:type="dxa"/>
            <w:vAlign w:val="center"/>
          </w:tcPr>
          <w:p w14:paraId="1F9CBCE2" w14:textId="77777777" w:rsidR="0090016C" w:rsidRPr="00342C05" w:rsidRDefault="0090016C" w:rsidP="00397404">
            <w:pPr>
              <w:ind w:left="426" w:right="49"/>
              <w:jc w:val="center"/>
              <w:rPr>
                <w:rFonts w:ascii="Montserrat" w:hAnsi="Montserrat" w:cs="Arial"/>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consulta al periodo</w:t>
            </w:r>
          </w:p>
        </w:tc>
        <w:tc>
          <w:tcPr>
            <w:tcW w:w="2047" w:type="dxa"/>
          </w:tcPr>
          <w:p w14:paraId="5B06DF73" w14:textId="77777777" w:rsidR="0090016C" w:rsidRPr="00342C05" w:rsidRDefault="0090016C" w:rsidP="00397404">
            <w:pPr>
              <w:ind w:left="426" w:right="49"/>
              <w:jc w:val="center"/>
              <w:rPr>
                <w:rFonts w:ascii="Montserrat" w:hAnsi="Montserrat" w:cs="Arial"/>
                <w:sz w:val="16"/>
                <w:szCs w:val="16"/>
              </w:rPr>
            </w:pPr>
            <w:r w:rsidRPr="00342C05">
              <w:rPr>
                <w:rFonts w:ascii="Montserrat" w:hAnsi="Montserrat" w:cs="Arial"/>
                <w:sz w:val="16"/>
                <w:szCs w:val="16"/>
              </w:rPr>
              <w:t>10%</w:t>
            </w:r>
          </w:p>
        </w:tc>
      </w:tr>
      <w:tr w:rsidR="0090016C" w:rsidRPr="00342C05" w14:paraId="3671AF90" w14:textId="77777777" w:rsidTr="00397404">
        <w:tc>
          <w:tcPr>
            <w:tcW w:w="2294" w:type="dxa"/>
          </w:tcPr>
          <w:p w14:paraId="5A1B2158" w14:textId="77777777" w:rsidR="0090016C" w:rsidRPr="00342C05" w:rsidRDefault="0090016C" w:rsidP="00397404">
            <w:pPr>
              <w:ind w:left="426" w:right="49"/>
              <w:rPr>
                <w:rFonts w:ascii="Montserrat" w:hAnsi="Montserrat" w:cs="Arial"/>
                <w:sz w:val="16"/>
                <w:szCs w:val="16"/>
              </w:rPr>
            </w:pPr>
            <w:r w:rsidRPr="00342C05">
              <w:rPr>
                <w:rFonts w:ascii="Montserrat" w:hAnsi="Montserrat" w:cs="Arial"/>
                <w:sz w:val="16"/>
                <w:szCs w:val="16"/>
              </w:rPr>
              <w:t>Unidades Médicas Segundo Nivel</w:t>
            </w:r>
          </w:p>
        </w:tc>
        <w:tc>
          <w:tcPr>
            <w:tcW w:w="2668" w:type="dxa"/>
            <w:vAlign w:val="center"/>
          </w:tcPr>
          <w:p w14:paraId="5DDB048F" w14:textId="77777777" w:rsidR="0090016C" w:rsidRPr="00342C05" w:rsidRDefault="0090016C" w:rsidP="00397404">
            <w:pPr>
              <w:ind w:left="426" w:right="49"/>
              <w:jc w:val="center"/>
              <w:rPr>
                <w:rFonts w:ascii="Montserrat" w:hAnsi="Montserrat" w:cs="Arial"/>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Referencias realizadas</w:t>
            </w:r>
          </w:p>
        </w:tc>
        <w:tc>
          <w:tcPr>
            <w:tcW w:w="2391" w:type="dxa"/>
            <w:vAlign w:val="center"/>
          </w:tcPr>
          <w:p w14:paraId="364AC8C0" w14:textId="77777777" w:rsidR="0090016C" w:rsidRPr="00342C05" w:rsidRDefault="0090016C" w:rsidP="00397404">
            <w:pPr>
              <w:ind w:left="426" w:right="49"/>
              <w:jc w:val="center"/>
              <w:rPr>
                <w:rFonts w:ascii="Montserrat" w:hAnsi="Montserrat" w:cs="Arial"/>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consulta al periodo</w:t>
            </w:r>
          </w:p>
        </w:tc>
        <w:tc>
          <w:tcPr>
            <w:tcW w:w="2047" w:type="dxa"/>
          </w:tcPr>
          <w:p w14:paraId="6E044FAE" w14:textId="77777777" w:rsidR="0090016C" w:rsidRPr="00342C05" w:rsidRDefault="0090016C" w:rsidP="00397404">
            <w:pPr>
              <w:ind w:left="426" w:right="49"/>
              <w:jc w:val="center"/>
              <w:rPr>
                <w:rFonts w:ascii="Montserrat" w:hAnsi="Montserrat" w:cs="Arial"/>
                <w:sz w:val="16"/>
                <w:szCs w:val="16"/>
              </w:rPr>
            </w:pPr>
            <w:r w:rsidRPr="00342C05">
              <w:rPr>
                <w:rFonts w:ascii="Montserrat" w:hAnsi="Montserrat" w:cs="Arial"/>
                <w:sz w:val="16"/>
                <w:szCs w:val="16"/>
              </w:rPr>
              <w:t>5%</w:t>
            </w:r>
          </w:p>
        </w:tc>
      </w:tr>
      <w:tr w:rsidR="0090016C" w:rsidRPr="00342C05" w14:paraId="63DE7569" w14:textId="77777777" w:rsidTr="00397404">
        <w:tc>
          <w:tcPr>
            <w:tcW w:w="2294" w:type="dxa"/>
          </w:tcPr>
          <w:p w14:paraId="4268E9C6" w14:textId="77777777" w:rsidR="0090016C" w:rsidRPr="00342C05" w:rsidRDefault="0090016C" w:rsidP="00397404">
            <w:pPr>
              <w:ind w:left="426" w:right="49"/>
              <w:rPr>
                <w:rFonts w:ascii="Montserrat" w:hAnsi="Montserrat" w:cs="Arial"/>
                <w:b/>
                <w:sz w:val="16"/>
                <w:szCs w:val="16"/>
              </w:rPr>
            </w:pPr>
            <w:r w:rsidRPr="00342C05">
              <w:rPr>
                <w:rFonts w:ascii="Montserrat" w:hAnsi="Montserrat" w:cs="Arial"/>
                <w:sz w:val="16"/>
                <w:szCs w:val="16"/>
              </w:rPr>
              <w:t>Unidades Médicas Tercer Nivel</w:t>
            </w:r>
          </w:p>
        </w:tc>
        <w:tc>
          <w:tcPr>
            <w:tcW w:w="2668" w:type="dxa"/>
            <w:vAlign w:val="center"/>
          </w:tcPr>
          <w:p w14:paraId="4DDD2F30" w14:textId="77777777" w:rsidR="0090016C" w:rsidRPr="00342C05" w:rsidRDefault="0090016C" w:rsidP="00397404">
            <w:pPr>
              <w:ind w:left="426" w:right="49"/>
              <w:jc w:val="center"/>
              <w:rPr>
                <w:rFonts w:ascii="Montserrat" w:hAnsi="Montserrat" w:cs="Arial"/>
                <w:b/>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Referencias realizadas</w:t>
            </w:r>
          </w:p>
        </w:tc>
        <w:tc>
          <w:tcPr>
            <w:tcW w:w="2391" w:type="dxa"/>
            <w:vAlign w:val="center"/>
          </w:tcPr>
          <w:p w14:paraId="3968319C" w14:textId="77777777" w:rsidR="0090016C" w:rsidRPr="00342C05" w:rsidRDefault="0090016C" w:rsidP="00397404">
            <w:pPr>
              <w:ind w:left="426" w:right="49"/>
              <w:jc w:val="center"/>
              <w:rPr>
                <w:rFonts w:ascii="Montserrat" w:hAnsi="Montserrat" w:cs="Arial"/>
                <w:sz w:val="16"/>
                <w:szCs w:val="16"/>
              </w:rPr>
            </w:pPr>
            <w:proofErr w:type="gramStart"/>
            <w:r w:rsidRPr="00342C05">
              <w:rPr>
                <w:rFonts w:ascii="Montserrat" w:hAnsi="Montserrat" w:cs="Arial"/>
                <w:sz w:val="16"/>
                <w:szCs w:val="16"/>
              </w:rPr>
              <w:t>Total</w:t>
            </w:r>
            <w:proofErr w:type="gramEnd"/>
            <w:r w:rsidRPr="00342C05">
              <w:rPr>
                <w:rFonts w:ascii="Montserrat" w:hAnsi="Montserrat" w:cs="Arial"/>
                <w:sz w:val="16"/>
                <w:szCs w:val="16"/>
              </w:rPr>
              <w:t xml:space="preserve"> de consulta al periodo</w:t>
            </w:r>
          </w:p>
        </w:tc>
        <w:tc>
          <w:tcPr>
            <w:tcW w:w="2047" w:type="dxa"/>
          </w:tcPr>
          <w:p w14:paraId="6D43FA19" w14:textId="77777777" w:rsidR="0090016C" w:rsidRPr="00342C05" w:rsidRDefault="0090016C" w:rsidP="00397404">
            <w:pPr>
              <w:ind w:left="426" w:right="49"/>
              <w:jc w:val="center"/>
              <w:rPr>
                <w:rFonts w:ascii="Montserrat" w:hAnsi="Montserrat" w:cs="Arial"/>
                <w:sz w:val="16"/>
                <w:szCs w:val="16"/>
              </w:rPr>
            </w:pPr>
            <w:r w:rsidRPr="00342C05">
              <w:rPr>
                <w:rFonts w:ascii="Montserrat" w:hAnsi="Montserrat" w:cs="Arial"/>
                <w:sz w:val="16"/>
                <w:szCs w:val="16"/>
              </w:rPr>
              <w:t>5%</w:t>
            </w:r>
          </w:p>
        </w:tc>
      </w:tr>
    </w:tbl>
    <w:p w14:paraId="684B1F60" w14:textId="77777777" w:rsidR="0090016C" w:rsidRPr="00342C05" w:rsidRDefault="0090016C" w:rsidP="0090016C">
      <w:pPr>
        <w:pStyle w:val="Ttulo1"/>
        <w:spacing w:before="0"/>
        <w:ind w:left="426" w:right="49" w:hanging="397"/>
        <w:jc w:val="center"/>
        <w:rPr>
          <w:rFonts w:eastAsiaTheme="minorHAnsi" w:cs="Arial"/>
          <w:b w:val="0"/>
          <w:sz w:val="20"/>
          <w:szCs w:val="20"/>
        </w:rPr>
      </w:pPr>
      <w:bookmarkStart w:id="1460" w:name="_Toc106024531"/>
    </w:p>
    <w:p w14:paraId="24FF84BC" w14:textId="77777777" w:rsidR="0090016C" w:rsidRPr="00342C05" w:rsidRDefault="0090016C" w:rsidP="0090016C">
      <w:pPr>
        <w:pStyle w:val="Ttulo1"/>
        <w:spacing w:before="0"/>
        <w:ind w:left="426" w:right="49" w:hanging="397"/>
        <w:jc w:val="center"/>
        <w:rPr>
          <w:rFonts w:eastAsiaTheme="minorHAnsi" w:cs="Arial"/>
          <w:b w:val="0"/>
          <w:sz w:val="20"/>
          <w:szCs w:val="20"/>
        </w:rPr>
      </w:pPr>
    </w:p>
    <w:p w14:paraId="7993F87C" w14:textId="77777777" w:rsidR="0090016C" w:rsidRPr="00342C05" w:rsidRDefault="0090016C" w:rsidP="000A71E9">
      <w:pPr>
        <w:pStyle w:val="Ttulo1"/>
        <w:spacing w:before="0"/>
        <w:ind w:left="0" w:right="49"/>
        <w:rPr>
          <w:rFonts w:eastAsiaTheme="minorHAnsi" w:cs="Arial"/>
          <w:b w:val="0"/>
          <w:sz w:val="16"/>
          <w:szCs w:val="16"/>
        </w:rPr>
      </w:pPr>
    </w:p>
    <w:p w14:paraId="29EB3698" w14:textId="77777777" w:rsidR="00684B76" w:rsidRDefault="00684B76" w:rsidP="0090016C">
      <w:pPr>
        <w:pStyle w:val="Ttulo1"/>
        <w:spacing w:before="0"/>
        <w:ind w:left="426" w:right="49" w:hanging="397"/>
        <w:jc w:val="center"/>
        <w:rPr>
          <w:ins w:id="1461" w:author="Angelica Rodriguez Ortega" w:date="2023-03-21T19:01:00Z"/>
          <w:rFonts w:eastAsiaTheme="minorHAnsi" w:cs="Arial"/>
          <w:b w:val="0"/>
          <w:sz w:val="16"/>
          <w:szCs w:val="16"/>
        </w:rPr>
      </w:pPr>
    </w:p>
    <w:p w14:paraId="3F9A334B" w14:textId="77777777" w:rsidR="00684B76" w:rsidRDefault="00684B76" w:rsidP="0090016C">
      <w:pPr>
        <w:pStyle w:val="Ttulo1"/>
        <w:spacing w:before="0"/>
        <w:ind w:left="426" w:right="49" w:hanging="397"/>
        <w:jc w:val="center"/>
        <w:rPr>
          <w:ins w:id="1462" w:author="Angelica Rodriguez Ortega" w:date="2023-03-21T19:01:00Z"/>
          <w:rFonts w:eastAsiaTheme="minorHAnsi" w:cs="Arial"/>
          <w:b w:val="0"/>
          <w:sz w:val="16"/>
          <w:szCs w:val="16"/>
        </w:rPr>
      </w:pPr>
    </w:p>
    <w:p w14:paraId="19AEA86E" w14:textId="77777777" w:rsidR="00684B76" w:rsidRDefault="00684B76" w:rsidP="0090016C">
      <w:pPr>
        <w:pStyle w:val="Ttulo1"/>
        <w:spacing w:before="0"/>
        <w:ind w:left="426" w:right="49" w:hanging="397"/>
        <w:jc w:val="center"/>
        <w:rPr>
          <w:ins w:id="1463" w:author="Angelica Rodriguez Ortega" w:date="2023-03-21T19:01:00Z"/>
          <w:rFonts w:eastAsiaTheme="minorHAnsi" w:cs="Arial"/>
          <w:b w:val="0"/>
          <w:sz w:val="16"/>
          <w:szCs w:val="16"/>
        </w:rPr>
      </w:pPr>
    </w:p>
    <w:p w14:paraId="5C8031D1" w14:textId="77777777" w:rsidR="00684B76" w:rsidRDefault="00684B76" w:rsidP="0090016C">
      <w:pPr>
        <w:pStyle w:val="Ttulo1"/>
        <w:spacing w:before="0"/>
        <w:ind w:left="426" w:right="49" w:hanging="397"/>
        <w:jc w:val="center"/>
        <w:rPr>
          <w:ins w:id="1464" w:author="Angelica Rodriguez Ortega" w:date="2023-03-21T19:01:00Z"/>
          <w:rFonts w:eastAsiaTheme="minorHAnsi" w:cs="Arial"/>
          <w:b w:val="0"/>
          <w:sz w:val="16"/>
          <w:szCs w:val="16"/>
        </w:rPr>
      </w:pPr>
    </w:p>
    <w:p w14:paraId="3D03FF0F" w14:textId="77777777" w:rsidR="00684B76" w:rsidRDefault="00684B76" w:rsidP="0090016C">
      <w:pPr>
        <w:pStyle w:val="Ttulo1"/>
        <w:spacing w:before="0"/>
        <w:ind w:left="426" w:right="49" w:hanging="397"/>
        <w:jc w:val="center"/>
        <w:rPr>
          <w:ins w:id="1465" w:author="Angelica Rodriguez Ortega" w:date="2023-03-21T19:01:00Z"/>
          <w:rFonts w:eastAsiaTheme="minorHAnsi" w:cs="Arial"/>
          <w:b w:val="0"/>
          <w:sz w:val="16"/>
          <w:szCs w:val="16"/>
        </w:rPr>
      </w:pPr>
    </w:p>
    <w:p w14:paraId="3CB0A53B" w14:textId="77777777" w:rsidR="0090016C" w:rsidRPr="00342C05" w:rsidRDefault="0090016C" w:rsidP="0090016C">
      <w:pPr>
        <w:pStyle w:val="Ttulo1"/>
        <w:spacing w:before="0"/>
        <w:ind w:left="426" w:right="49" w:hanging="397"/>
        <w:jc w:val="center"/>
        <w:rPr>
          <w:rFonts w:eastAsiaTheme="minorHAnsi" w:cs="Arial"/>
          <w:b w:val="0"/>
          <w:sz w:val="16"/>
          <w:szCs w:val="16"/>
        </w:rPr>
      </w:pPr>
      <w:r w:rsidRPr="00342C05">
        <w:rPr>
          <w:rFonts w:eastAsiaTheme="minorHAnsi" w:cs="Arial"/>
          <w:b w:val="0"/>
          <w:sz w:val="16"/>
          <w:szCs w:val="16"/>
        </w:rPr>
        <w:t>Fuente Informes SIRECO y SIMEF</w:t>
      </w:r>
      <w:bookmarkEnd w:id="1460"/>
    </w:p>
    <w:p w14:paraId="5FBFAFC2" w14:textId="77777777" w:rsidR="0090016C" w:rsidRPr="00342C05" w:rsidRDefault="0090016C" w:rsidP="0090016C">
      <w:pPr>
        <w:pStyle w:val="Ttulo1"/>
        <w:spacing w:before="0"/>
        <w:ind w:left="426" w:right="49" w:hanging="397"/>
        <w:jc w:val="right"/>
        <w:rPr>
          <w:rFonts w:eastAsiaTheme="minorHAnsi" w:cs="Arial"/>
          <w:b w:val="0"/>
          <w:sz w:val="20"/>
          <w:szCs w:val="20"/>
        </w:rPr>
      </w:pPr>
    </w:p>
    <w:p w14:paraId="57C691D2" w14:textId="12F773A6" w:rsidR="0090016C" w:rsidRPr="00684B76" w:rsidRDefault="009A1FD5" w:rsidP="0090016C">
      <w:pPr>
        <w:pStyle w:val="Prrafodelista"/>
        <w:tabs>
          <w:tab w:val="left" w:pos="426"/>
        </w:tabs>
        <w:ind w:left="426" w:right="49" w:hanging="426"/>
        <w:jc w:val="both"/>
        <w:rPr>
          <w:rFonts w:ascii="Montserrat" w:hAnsi="Montserrat" w:cs="Arial"/>
          <w:rPrChange w:id="1466" w:author="Angelica Rodriguez Ortega" w:date="2023-03-21T19:01:00Z">
            <w:rPr>
              <w:rFonts w:ascii="Montserrat" w:hAnsi="Montserrat" w:cs="Arial"/>
              <w:sz w:val="20"/>
              <w:szCs w:val="20"/>
            </w:rPr>
          </w:rPrChange>
        </w:rPr>
      </w:pPr>
      <w:bookmarkStart w:id="1467" w:name="_Toc106024532"/>
      <w:r>
        <w:rPr>
          <w:rFonts w:ascii="Montserrat" w:hAnsi="Montserrat" w:cs="Arial"/>
        </w:rPr>
        <w:t>XVII</w:t>
      </w:r>
      <w:r w:rsidR="0090016C" w:rsidRPr="00684B76">
        <w:rPr>
          <w:rFonts w:ascii="Montserrat" w:hAnsi="Montserrat" w:cs="Arial"/>
          <w:rPrChange w:id="1468" w:author="Angelica Rodriguez Ortega" w:date="2023-03-21T19:01:00Z">
            <w:rPr>
              <w:rFonts w:ascii="Montserrat" w:hAnsi="Montserrat" w:cs="Arial"/>
              <w:sz w:val="20"/>
              <w:szCs w:val="20"/>
            </w:rPr>
          </w:rPrChange>
        </w:rPr>
        <w:t xml:space="preserve">. En las Unidades Médicas de segundo y tercer nivel, cuando los pacientes superen las cuatro consultas subsecuentes, en la quinta consulta el médico especialista deberá de realizar la </w:t>
      </w:r>
      <w:r w:rsidR="005D6E5F" w:rsidRPr="00684B76">
        <w:rPr>
          <w:rFonts w:ascii="Montserrat" w:hAnsi="Montserrat" w:cs="Arial"/>
          <w:rPrChange w:id="1469" w:author="Angelica Rodriguez Ortega" w:date="2023-03-21T19:01:00Z">
            <w:rPr>
              <w:rFonts w:ascii="Montserrat" w:hAnsi="Montserrat" w:cs="Arial"/>
              <w:sz w:val="20"/>
              <w:szCs w:val="20"/>
            </w:rPr>
          </w:rPrChange>
        </w:rPr>
        <w:t>c</w:t>
      </w:r>
      <w:r w:rsidR="0090016C" w:rsidRPr="00684B76">
        <w:rPr>
          <w:rFonts w:ascii="Montserrat" w:hAnsi="Montserrat" w:cs="Arial"/>
          <w:rPrChange w:id="1470" w:author="Angelica Rodriguez Ortega" w:date="2023-03-21T19:01:00Z">
            <w:rPr>
              <w:rFonts w:ascii="Montserrat" w:hAnsi="Montserrat" w:cs="Arial"/>
              <w:sz w:val="20"/>
              <w:szCs w:val="20"/>
            </w:rPr>
          </w:rPrChange>
        </w:rPr>
        <w:t>ontrarreferencia</w:t>
      </w:r>
      <w:bookmarkEnd w:id="1467"/>
      <w:r w:rsidR="0090016C" w:rsidRPr="00684B76">
        <w:rPr>
          <w:rFonts w:ascii="Montserrat" w:hAnsi="Montserrat" w:cs="Arial"/>
          <w:rPrChange w:id="1471" w:author="Angelica Rodriguez Ortega" w:date="2023-03-21T19:01:00Z">
            <w:rPr>
              <w:rFonts w:ascii="Montserrat" w:hAnsi="Montserrat" w:cs="Arial"/>
              <w:sz w:val="20"/>
              <w:szCs w:val="20"/>
            </w:rPr>
          </w:rPrChange>
        </w:rPr>
        <w:t>,</w:t>
      </w:r>
      <w:bookmarkStart w:id="1472" w:name="_Toc106024534"/>
      <w:r w:rsidR="0090016C" w:rsidRPr="00684B76">
        <w:rPr>
          <w:rFonts w:ascii="Montserrat" w:hAnsi="Montserrat" w:cs="Arial"/>
          <w:rPrChange w:id="1473" w:author="Angelica Rodriguez Ortega" w:date="2023-03-21T19:01:00Z">
            <w:rPr>
              <w:rFonts w:ascii="Montserrat" w:hAnsi="Montserrat" w:cs="Arial"/>
              <w:sz w:val="20"/>
              <w:szCs w:val="20"/>
            </w:rPr>
          </w:rPrChange>
        </w:rPr>
        <w:t xml:space="preserve"> si el paciente amerita por el diagnóstico la permanencia en la Unidad Médica receptora, se autorizarán cinco consultas más (en múltiplo de cinco)</w:t>
      </w:r>
      <w:bookmarkEnd w:id="1472"/>
      <w:r w:rsidR="0090016C" w:rsidRPr="00684B76">
        <w:rPr>
          <w:rFonts w:ascii="Montserrat" w:hAnsi="Montserrat" w:cs="Arial"/>
          <w:rPrChange w:id="1474" w:author="Angelica Rodriguez Ortega" w:date="2023-03-21T19:01:00Z">
            <w:rPr>
              <w:rFonts w:ascii="Montserrat" w:hAnsi="Montserrat" w:cs="Arial"/>
              <w:sz w:val="20"/>
              <w:szCs w:val="20"/>
            </w:rPr>
          </w:rPrChange>
        </w:rPr>
        <w:t>,</w:t>
      </w:r>
      <w:bookmarkStart w:id="1475" w:name="_Toc106024535"/>
      <w:r w:rsidR="0090016C" w:rsidRPr="00684B76">
        <w:rPr>
          <w:rFonts w:ascii="Montserrat" w:hAnsi="Montserrat" w:cs="Arial"/>
          <w:rPrChange w:id="1476" w:author="Angelica Rodriguez Ortega" w:date="2023-03-21T19:01:00Z">
            <w:rPr>
              <w:rFonts w:ascii="Montserrat" w:hAnsi="Montserrat" w:cs="Arial"/>
              <w:sz w:val="20"/>
              <w:szCs w:val="20"/>
            </w:rPr>
          </w:rPrChange>
        </w:rPr>
        <w:t xml:space="preserve"> en el caso de sumar diez consultas subsecuentes del mismo caso y </w:t>
      </w:r>
      <w:r w:rsidR="005D6E5F" w:rsidRPr="00684B76">
        <w:rPr>
          <w:rFonts w:ascii="Montserrat" w:hAnsi="Montserrat" w:cs="Arial"/>
          <w:rPrChange w:id="1477" w:author="Angelica Rodriguez Ortega" w:date="2023-03-21T19:01:00Z">
            <w:rPr>
              <w:rFonts w:ascii="Montserrat" w:hAnsi="Montserrat" w:cs="Arial"/>
              <w:sz w:val="20"/>
              <w:szCs w:val="20"/>
            </w:rPr>
          </w:rPrChange>
        </w:rPr>
        <w:t>d</w:t>
      </w:r>
      <w:r w:rsidR="0090016C" w:rsidRPr="00684B76">
        <w:rPr>
          <w:rFonts w:ascii="Montserrat" w:hAnsi="Montserrat" w:cs="Arial"/>
          <w:rPrChange w:id="1478" w:author="Angelica Rodriguez Ortega" w:date="2023-03-21T19:01:00Z">
            <w:rPr>
              <w:rFonts w:ascii="Montserrat" w:hAnsi="Montserrat" w:cs="Arial"/>
              <w:sz w:val="20"/>
              <w:szCs w:val="20"/>
            </w:rPr>
          </w:rPrChange>
        </w:rPr>
        <w:t xml:space="preserve">iagnóstico sin que la </w:t>
      </w:r>
      <w:r w:rsidR="005D6E5F" w:rsidRPr="00684B76">
        <w:rPr>
          <w:rFonts w:ascii="Montserrat" w:hAnsi="Montserrat" w:cs="Arial"/>
          <w:rPrChange w:id="1479" w:author="Angelica Rodriguez Ortega" w:date="2023-03-21T19:01:00Z">
            <w:rPr>
              <w:rFonts w:ascii="Montserrat" w:hAnsi="Montserrat" w:cs="Arial"/>
              <w:sz w:val="20"/>
              <w:szCs w:val="20"/>
            </w:rPr>
          </w:rPrChange>
        </w:rPr>
        <w:t>U</w:t>
      </w:r>
      <w:r w:rsidR="0090016C" w:rsidRPr="00684B76">
        <w:rPr>
          <w:rFonts w:ascii="Montserrat" w:hAnsi="Montserrat" w:cs="Arial"/>
          <w:rPrChange w:id="1480" w:author="Angelica Rodriguez Ortega" w:date="2023-03-21T19:01:00Z">
            <w:rPr>
              <w:rFonts w:ascii="Montserrat" w:hAnsi="Montserrat" w:cs="Arial"/>
              <w:sz w:val="20"/>
              <w:szCs w:val="20"/>
            </w:rPr>
          </w:rPrChange>
        </w:rPr>
        <w:t xml:space="preserve">nidad </w:t>
      </w:r>
      <w:r w:rsidR="005D6E5F" w:rsidRPr="00684B76">
        <w:rPr>
          <w:rFonts w:ascii="Montserrat" w:hAnsi="Montserrat" w:cs="Arial"/>
          <w:rPrChange w:id="1481" w:author="Angelica Rodriguez Ortega" w:date="2023-03-21T19:01:00Z">
            <w:rPr>
              <w:rFonts w:ascii="Montserrat" w:hAnsi="Montserrat" w:cs="Arial"/>
              <w:sz w:val="20"/>
              <w:szCs w:val="20"/>
            </w:rPr>
          </w:rPrChange>
        </w:rPr>
        <w:t>M</w:t>
      </w:r>
      <w:r w:rsidR="0090016C" w:rsidRPr="00684B76">
        <w:rPr>
          <w:rFonts w:ascii="Montserrat" w:hAnsi="Montserrat" w:cs="Arial"/>
          <w:rPrChange w:id="1482" w:author="Angelica Rodriguez Ortega" w:date="2023-03-21T19:01:00Z">
            <w:rPr>
              <w:rFonts w:ascii="Montserrat" w:hAnsi="Montserrat" w:cs="Arial"/>
              <w:sz w:val="20"/>
              <w:szCs w:val="20"/>
            </w:rPr>
          </w:rPrChange>
        </w:rPr>
        <w:t xml:space="preserve">édica receptora haya realizado la Contrarreferencia o la solicitud de continuidad de tratamiento, los gastos por los siguientes traslados serán compartidos en partes iguales por la unidad médica emisora y la unidad médica Receptora, hasta que se </w:t>
      </w:r>
      <w:r w:rsidR="0090016C" w:rsidRPr="00684B76">
        <w:rPr>
          <w:rFonts w:ascii="Montserrat" w:hAnsi="Montserrat" w:cs="Arial"/>
          <w:rPrChange w:id="1483" w:author="Angelica Rodriguez Ortega" w:date="2023-03-21T19:01:00Z">
            <w:rPr>
              <w:rFonts w:ascii="Montserrat" w:hAnsi="Montserrat" w:cs="Arial"/>
              <w:sz w:val="20"/>
              <w:szCs w:val="20"/>
            </w:rPr>
          </w:rPrChange>
        </w:rPr>
        <w:lastRenderedPageBreak/>
        <w:t>subsane la omisión.</w:t>
      </w:r>
      <w:bookmarkEnd w:id="1475"/>
    </w:p>
    <w:p w14:paraId="77D51827" w14:textId="77777777" w:rsidR="0090016C" w:rsidRPr="00684B76" w:rsidRDefault="0090016C" w:rsidP="0090016C">
      <w:pPr>
        <w:pStyle w:val="Prrafodelista"/>
        <w:tabs>
          <w:tab w:val="left" w:pos="426"/>
        </w:tabs>
        <w:ind w:left="426" w:right="49"/>
        <w:jc w:val="both"/>
        <w:rPr>
          <w:rFonts w:ascii="Montserrat" w:hAnsi="Montserrat" w:cs="Arial"/>
          <w:rPrChange w:id="1484" w:author="Angelica Rodriguez Ortega" w:date="2023-03-21T19:01:00Z">
            <w:rPr>
              <w:rFonts w:ascii="Montserrat" w:hAnsi="Montserrat" w:cs="Arial"/>
              <w:sz w:val="20"/>
              <w:szCs w:val="20"/>
            </w:rPr>
          </w:rPrChange>
        </w:rPr>
      </w:pPr>
    </w:p>
    <w:p w14:paraId="450C7B77" w14:textId="6E23CD32" w:rsidR="0090016C" w:rsidRPr="00684B76" w:rsidRDefault="009A1FD5" w:rsidP="0090016C">
      <w:pPr>
        <w:pStyle w:val="Prrafodelista"/>
        <w:tabs>
          <w:tab w:val="left" w:pos="426"/>
        </w:tabs>
        <w:ind w:left="426" w:right="49" w:hanging="426"/>
        <w:jc w:val="both"/>
        <w:rPr>
          <w:rFonts w:ascii="Montserrat" w:hAnsi="Montserrat" w:cs="Arial"/>
          <w:rPrChange w:id="1485" w:author="Angelica Rodriguez Ortega" w:date="2023-03-21T19:01:00Z">
            <w:rPr>
              <w:rFonts w:ascii="Montserrat" w:hAnsi="Montserrat" w:cs="Arial"/>
              <w:sz w:val="20"/>
              <w:szCs w:val="20"/>
            </w:rPr>
          </w:rPrChange>
        </w:rPr>
      </w:pPr>
      <w:r>
        <w:rPr>
          <w:rFonts w:ascii="Montserrat" w:hAnsi="Montserrat" w:cs="Arial"/>
        </w:rPr>
        <w:t>XVIII</w:t>
      </w:r>
      <w:r w:rsidR="0090016C" w:rsidRPr="00684B76">
        <w:rPr>
          <w:rFonts w:ascii="Montserrat" w:hAnsi="Montserrat" w:cs="Arial"/>
          <w:rPrChange w:id="1486" w:author="Angelica Rodriguez Ortega" w:date="2023-03-21T19:01:00Z">
            <w:rPr>
              <w:rFonts w:ascii="Montserrat" w:hAnsi="Montserrat" w:cs="Arial"/>
              <w:sz w:val="20"/>
              <w:szCs w:val="20"/>
            </w:rPr>
          </w:rPrChange>
        </w:rPr>
        <w:t xml:space="preserve">. Toda referencia que genere más de cinco consultas (o múltiplos de cinco) subsecuentes del mismo caso y diagnóstico, deberán ser revisadas, evaluadas y dictaminadas por el Comité de Evaluación del Expediente Clínico por el Jefe de Consulta Externa o en el Subcomité SIRECO (todas Unidades Médicas instalarán o reinstalarán el Subcomité de Referencia y Contrarreferencia) quienes determinarán la procedencia de las citas subsecuentes, previa opinión del servicio a cargo del paciente y con base en la posibilidad de continuar su tratamiento y control en la Unidad Médica de Primer Nivel. </w:t>
      </w:r>
    </w:p>
    <w:p w14:paraId="0AE96245" w14:textId="77777777" w:rsidR="0090016C" w:rsidRPr="00684B76" w:rsidRDefault="0090016C" w:rsidP="0090016C">
      <w:pPr>
        <w:pStyle w:val="Prrafodelista"/>
        <w:tabs>
          <w:tab w:val="left" w:pos="426"/>
        </w:tabs>
        <w:ind w:left="426" w:right="49"/>
        <w:jc w:val="both"/>
        <w:rPr>
          <w:rFonts w:ascii="Montserrat" w:hAnsi="Montserrat" w:cs="Arial"/>
          <w:rPrChange w:id="1487" w:author="Angelica Rodriguez Ortega" w:date="2023-03-21T19:01:00Z">
            <w:rPr>
              <w:rFonts w:ascii="Montserrat" w:hAnsi="Montserrat" w:cs="Arial"/>
              <w:sz w:val="20"/>
              <w:szCs w:val="20"/>
            </w:rPr>
          </w:rPrChange>
        </w:rPr>
      </w:pPr>
    </w:p>
    <w:p w14:paraId="77C1AD4E" w14:textId="7E8911F7" w:rsidR="0090016C" w:rsidRPr="00684B76" w:rsidRDefault="009A1FD5" w:rsidP="0090016C">
      <w:pPr>
        <w:pStyle w:val="Prrafodelista"/>
        <w:tabs>
          <w:tab w:val="left" w:pos="426"/>
        </w:tabs>
        <w:ind w:left="426" w:right="49" w:hanging="426"/>
        <w:jc w:val="both"/>
        <w:rPr>
          <w:rFonts w:ascii="Montserrat" w:hAnsi="Montserrat" w:cs="Arial"/>
          <w:rPrChange w:id="1488" w:author="Angelica Rodriguez Ortega" w:date="2023-03-21T19:01:00Z">
            <w:rPr>
              <w:rFonts w:ascii="Montserrat" w:hAnsi="Montserrat" w:cs="Arial"/>
              <w:sz w:val="20"/>
              <w:szCs w:val="20"/>
            </w:rPr>
          </w:rPrChange>
        </w:rPr>
      </w:pPr>
      <w:r>
        <w:rPr>
          <w:rFonts w:ascii="Montserrat" w:hAnsi="Montserrat" w:cs="Arial"/>
        </w:rPr>
        <w:t>X</w:t>
      </w:r>
      <w:r w:rsidR="0090016C" w:rsidRPr="00684B76">
        <w:rPr>
          <w:rFonts w:ascii="Montserrat" w:hAnsi="Montserrat" w:cs="Arial"/>
          <w:rPrChange w:id="1489" w:author="Angelica Rodriguez Ortega" w:date="2023-03-21T19:01:00Z">
            <w:rPr>
              <w:rFonts w:ascii="Montserrat" w:hAnsi="Montserrat" w:cs="Arial"/>
              <w:sz w:val="20"/>
              <w:szCs w:val="20"/>
            </w:rPr>
          </w:rPrChange>
        </w:rPr>
        <w:t>I</w:t>
      </w:r>
      <w:r>
        <w:rPr>
          <w:rFonts w:ascii="Montserrat" w:hAnsi="Montserrat" w:cs="Arial"/>
        </w:rPr>
        <w:t>X</w:t>
      </w:r>
      <w:r w:rsidR="0090016C" w:rsidRPr="00684B76">
        <w:rPr>
          <w:rFonts w:ascii="Montserrat" w:hAnsi="Montserrat" w:cs="Arial"/>
          <w:rPrChange w:id="1490" w:author="Angelica Rodriguez Ortega" w:date="2023-03-21T19:01:00Z">
            <w:rPr>
              <w:rFonts w:ascii="Montserrat" w:hAnsi="Montserrat" w:cs="Arial"/>
              <w:sz w:val="20"/>
              <w:szCs w:val="20"/>
            </w:rPr>
          </w:rPrChange>
        </w:rPr>
        <w:t>.</w:t>
      </w:r>
      <w:r w:rsidR="00424D45">
        <w:rPr>
          <w:rFonts w:ascii="Montserrat" w:hAnsi="Montserrat" w:cs="Arial"/>
        </w:rPr>
        <w:t xml:space="preserve"> </w:t>
      </w:r>
      <w:r w:rsidR="0090016C" w:rsidRPr="00684B76">
        <w:rPr>
          <w:rFonts w:ascii="Montserrat" w:hAnsi="Montserrat" w:cs="Arial"/>
          <w:rPrChange w:id="1491" w:author="Angelica Rodriguez Ortega" w:date="2023-03-21T19:01:00Z">
            <w:rPr>
              <w:rFonts w:ascii="Montserrat" w:hAnsi="Montserrat" w:cs="Arial"/>
              <w:sz w:val="20"/>
              <w:szCs w:val="20"/>
            </w:rPr>
          </w:rPrChange>
        </w:rPr>
        <w:t>Por ningún motivo se considerará el Formato SM-1-17 “Solicitud de Servicios de Referencia y Contrarreferencia de pacientes” como documento para la certificación de vigencia de derechos.</w:t>
      </w:r>
    </w:p>
    <w:p w14:paraId="5C22760E" w14:textId="77777777" w:rsidR="0090016C" w:rsidRPr="00684B76" w:rsidRDefault="0090016C" w:rsidP="0090016C">
      <w:pPr>
        <w:pStyle w:val="Prrafodelista"/>
        <w:tabs>
          <w:tab w:val="left" w:pos="426"/>
        </w:tabs>
        <w:ind w:left="426" w:right="49"/>
        <w:jc w:val="both"/>
        <w:rPr>
          <w:rFonts w:ascii="Montserrat" w:hAnsi="Montserrat" w:cs="Arial"/>
          <w:rPrChange w:id="1492" w:author="Angelica Rodriguez Ortega" w:date="2023-03-21T19:01:00Z">
            <w:rPr>
              <w:rFonts w:ascii="Montserrat" w:hAnsi="Montserrat" w:cs="Arial"/>
              <w:sz w:val="20"/>
              <w:szCs w:val="20"/>
            </w:rPr>
          </w:rPrChange>
        </w:rPr>
      </w:pPr>
    </w:p>
    <w:p w14:paraId="3117E681" w14:textId="4BD5BE6B" w:rsidR="0090016C" w:rsidRPr="00684B76" w:rsidRDefault="009A1FD5" w:rsidP="0090016C">
      <w:pPr>
        <w:pStyle w:val="Prrafodelista"/>
        <w:tabs>
          <w:tab w:val="left" w:pos="426"/>
        </w:tabs>
        <w:ind w:left="426" w:right="49" w:hanging="426"/>
        <w:jc w:val="both"/>
        <w:rPr>
          <w:rFonts w:ascii="Montserrat" w:hAnsi="Montserrat" w:cs="Arial"/>
          <w:rPrChange w:id="1493" w:author="Angelica Rodriguez Ortega" w:date="2023-03-21T19:01:00Z">
            <w:rPr>
              <w:rFonts w:ascii="Montserrat" w:hAnsi="Montserrat" w:cs="Arial"/>
              <w:sz w:val="20"/>
              <w:szCs w:val="20"/>
            </w:rPr>
          </w:rPrChange>
        </w:rPr>
      </w:pPr>
      <w:r>
        <w:rPr>
          <w:rFonts w:ascii="Montserrat" w:hAnsi="Montserrat" w:cs="Arial"/>
        </w:rPr>
        <w:t>XX</w:t>
      </w:r>
      <w:r w:rsidR="0090016C" w:rsidRPr="00684B76">
        <w:rPr>
          <w:rFonts w:ascii="Montserrat" w:hAnsi="Montserrat" w:cs="Arial"/>
          <w:rPrChange w:id="1494" w:author="Angelica Rodriguez Ortega" w:date="2023-03-21T19:01:00Z">
            <w:rPr>
              <w:rFonts w:ascii="Montserrat" w:hAnsi="Montserrat" w:cs="Arial"/>
              <w:sz w:val="20"/>
              <w:szCs w:val="20"/>
            </w:rPr>
          </w:rPrChange>
        </w:rPr>
        <w:t>. Una vez generada la cita médica para la consulta o estudio, y no se pueda proporcionar la atención médica y/o los apoyos para los auxiliares de diagnóstico y tratamiento, por imprevistos en el funcionamiento de los equipos o carencia de recursos, se deberá notificar a la Unidad Médica Emisora de forma inmediata</w:t>
      </w:r>
      <w:r w:rsidR="002219C3">
        <w:rPr>
          <w:rFonts w:ascii="Montserrat" w:hAnsi="Montserrat" w:cs="Arial"/>
        </w:rPr>
        <w:t xml:space="preserve"> a través de los recursos institucionales disponibles (impreso o digital) emitido por la autoridad responsabl</w:t>
      </w:r>
      <w:r w:rsidR="001F7C9D">
        <w:rPr>
          <w:rFonts w:ascii="Montserrat" w:hAnsi="Montserrat" w:cs="Arial"/>
        </w:rPr>
        <w:t xml:space="preserve">e de la unidad médica receptora, </w:t>
      </w:r>
      <w:r w:rsidR="0028540B">
        <w:rPr>
          <w:rFonts w:ascii="Montserrat" w:hAnsi="Montserrat" w:cs="Arial"/>
        </w:rPr>
        <w:t>no será necesario colocar el sello de no pr</w:t>
      </w:r>
      <w:r w:rsidR="001F7C9D">
        <w:rPr>
          <w:rFonts w:ascii="Montserrat" w:hAnsi="Montserrat" w:cs="Arial"/>
        </w:rPr>
        <w:t>ocedencia de atención médica, sin la</w:t>
      </w:r>
      <w:r w:rsidR="0028540B">
        <w:rPr>
          <w:rFonts w:ascii="Montserrat" w:hAnsi="Montserrat" w:cs="Arial"/>
        </w:rPr>
        <w:t xml:space="preserve"> necesidad de llenar otro formato de referencia. (SM1-17), siendo autoridad de la uni</w:t>
      </w:r>
      <w:r w:rsidR="001F7C9D">
        <w:rPr>
          <w:rFonts w:ascii="Montserrat" w:hAnsi="Montserrat" w:cs="Arial"/>
        </w:rPr>
        <w:t xml:space="preserve">dad </w:t>
      </w:r>
      <w:r w:rsidR="002219C3">
        <w:rPr>
          <w:rFonts w:ascii="Montserrat" w:hAnsi="Montserrat" w:cs="Arial"/>
        </w:rPr>
        <w:t xml:space="preserve">responsable </w:t>
      </w:r>
      <w:r w:rsidR="0090016C" w:rsidRPr="00684B76">
        <w:rPr>
          <w:rFonts w:ascii="Montserrat" w:hAnsi="Montserrat" w:cs="Arial"/>
          <w:rPrChange w:id="1495" w:author="Angelica Rodriguez Ortega" w:date="2023-03-21T19:01:00Z">
            <w:rPr>
              <w:rFonts w:ascii="Montserrat" w:hAnsi="Montserrat" w:cs="Arial"/>
              <w:sz w:val="20"/>
              <w:szCs w:val="20"/>
            </w:rPr>
          </w:rPrChange>
        </w:rPr>
        <w:t>y proceder a colocar sello de no procedencia de atención médica (negativa) para que se pueda referir a otra unidad que cuente con capacidad resolutiva, sin necesidad de llenar otro formato de Referencia y Contrarreferencia.</w:t>
      </w:r>
    </w:p>
    <w:p w14:paraId="6C0EB2B3" w14:textId="6DAB1B10" w:rsidR="0090016C" w:rsidRPr="00684B76" w:rsidRDefault="0090016C" w:rsidP="00ED2004">
      <w:pPr>
        <w:pStyle w:val="Prrafodelista"/>
        <w:tabs>
          <w:tab w:val="left" w:pos="426"/>
        </w:tabs>
        <w:ind w:left="340" w:right="51" w:hanging="340"/>
        <w:jc w:val="both"/>
        <w:rPr>
          <w:rFonts w:ascii="Montserrat" w:hAnsi="Montserrat" w:cs="Arial"/>
          <w:rPrChange w:id="1496" w:author="Angelica Rodriguez Ortega" w:date="2023-03-21T19:01:00Z">
            <w:rPr>
              <w:rFonts w:ascii="Montserrat" w:hAnsi="Montserrat" w:cs="Arial"/>
              <w:sz w:val="20"/>
              <w:szCs w:val="20"/>
            </w:rPr>
          </w:rPrChange>
        </w:rPr>
      </w:pPr>
    </w:p>
    <w:p w14:paraId="0AEA6555" w14:textId="076A2588" w:rsidR="0090016C" w:rsidRPr="00684B76" w:rsidRDefault="009A1FD5" w:rsidP="0090016C">
      <w:pPr>
        <w:pStyle w:val="Prrafodelista"/>
        <w:tabs>
          <w:tab w:val="left" w:pos="426"/>
        </w:tabs>
        <w:ind w:left="426" w:right="49" w:hanging="426"/>
        <w:jc w:val="both"/>
        <w:rPr>
          <w:rFonts w:ascii="Montserrat" w:hAnsi="Montserrat" w:cs="Arial"/>
          <w:rPrChange w:id="1497" w:author="Angelica Rodriguez Ortega" w:date="2023-03-21T19:01:00Z">
            <w:rPr>
              <w:rFonts w:ascii="Montserrat" w:hAnsi="Montserrat" w:cs="Arial"/>
              <w:sz w:val="20"/>
              <w:szCs w:val="20"/>
            </w:rPr>
          </w:rPrChange>
        </w:rPr>
      </w:pPr>
      <w:r>
        <w:rPr>
          <w:rFonts w:ascii="Montserrat" w:hAnsi="Montserrat" w:cs="Arial"/>
        </w:rPr>
        <w:t>XXI</w:t>
      </w:r>
      <w:r w:rsidR="0090016C" w:rsidRPr="00684B76">
        <w:rPr>
          <w:rFonts w:ascii="Montserrat" w:hAnsi="Montserrat" w:cs="Arial"/>
          <w:rPrChange w:id="1498" w:author="Angelica Rodriguez Ortega" w:date="2023-03-21T19:01:00Z">
            <w:rPr>
              <w:rFonts w:ascii="Montserrat" w:hAnsi="Montserrat" w:cs="Arial"/>
              <w:sz w:val="20"/>
              <w:szCs w:val="20"/>
            </w:rPr>
          </w:rPrChange>
        </w:rPr>
        <w:t>. Todo paciente referido por probable riesgo de trabajo, deberá ser atendido con alta prioridad y darle seguimiento para su pronta contrarreferencia</w:t>
      </w:r>
      <w:r w:rsidR="00886FEA" w:rsidRPr="00684B76">
        <w:rPr>
          <w:rFonts w:ascii="Montserrat" w:hAnsi="Montserrat" w:cs="Arial"/>
          <w:rPrChange w:id="1499" w:author="Angelica Rodriguez Ortega" w:date="2023-03-21T19:01:00Z">
            <w:rPr>
              <w:rFonts w:ascii="Montserrat" w:hAnsi="Montserrat" w:cs="Arial"/>
              <w:sz w:val="20"/>
              <w:szCs w:val="20"/>
            </w:rPr>
          </w:rPrChange>
        </w:rPr>
        <w:t xml:space="preserve">, previa emisión del formato de referencia y contrarreferencia </w:t>
      </w:r>
      <w:del w:id="1500" w:author="Armando Luna Badillo" w:date="2023-03-10T13:28:00Z">
        <w:r w:rsidR="0090016C" w:rsidRPr="00684B76" w:rsidDel="00886FEA">
          <w:rPr>
            <w:rFonts w:ascii="Montserrat" w:hAnsi="Montserrat" w:cs="Arial"/>
            <w:rPrChange w:id="1501" w:author="Angelica Rodriguez Ortega" w:date="2023-03-21T19:01:00Z">
              <w:rPr>
                <w:rFonts w:ascii="Montserrat" w:hAnsi="Montserrat" w:cs="Arial"/>
                <w:sz w:val="20"/>
                <w:szCs w:val="20"/>
              </w:rPr>
            </w:rPrChange>
          </w:rPr>
          <w:delText>.</w:delText>
        </w:r>
      </w:del>
    </w:p>
    <w:p w14:paraId="5D3E1B5C" w14:textId="77777777" w:rsidR="0090016C" w:rsidRPr="00684B76" w:rsidRDefault="0090016C" w:rsidP="0090016C">
      <w:pPr>
        <w:pStyle w:val="Prrafodelista"/>
        <w:ind w:left="426" w:right="49"/>
        <w:rPr>
          <w:rFonts w:ascii="Montserrat" w:hAnsi="Montserrat" w:cs="Arial"/>
          <w:rPrChange w:id="1502" w:author="Angelica Rodriguez Ortega" w:date="2023-03-21T19:01:00Z">
            <w:rPr>
              <w:rFonts w:ascii="Montserrat" w:hAnsi="Montserrat" w:cs="Arial"/>
              <w:sz w:val="20"/>
              <w:szCs w:val="20"/>
            </w:rPr>
          </w:rPrChange>
        </w:rPr>
      </w:pPr>
    </w:p>
    <w:p w14:paraId="32AC7C14" w14:textId="2A73F988" w:rsidR="0090016C" w:rsidRPr="00684B76" w:rsidRDefault="009A1FD5" w:rsidP="0090016C">
      <w:pPr>
        <w:pStyle w:val="Prrafodelista"/>
        <w:tabs>
          <w:tab w:val="left" w:pos="426"/>
        </w:tabs>
        <w:ind w:left="426" w:right="49" w:hanging="426"/>
        <w:jc w:val="both"/>
        <w:rPr>
          <w:rFonts w:ascii="Montserrat" w:hAnsi="Montserrat" w:cs="Arial"/>
          <w:rPrChange w:id="1503" w:author="Angelica Rodriguez Ortega" w:date="2023-03-21T19:01:00Z">
            <w:rPr>
              <w:rFonts w:ascii="Montserrat" w:hAnsi="Montserrat" w:cs="Arial"/>
              <w:sz w:val="20"/>
              <w:szCs w:val="20"/>
            </w:rPr>
          </w:rPrChange>
        </w:rPr>
      </w:pPr>
      <w:r>
        <w:rPr>
          <w:rFonts w:ascii="Montserrat" w:hAnsi="Montserrat" w:cs="Arial"/>
        </w:rPr>
        <w:t>XXI</w:t>
      </w:r>
      <w:r w:rsidR="0090016C" w:rsidRPr="00684B76">
        <w:rPr>
          <w:rFonts w:ascii="Montserrat" w:hAnsi="Montserrat" w:cs="Arial"/>
          <w:rPrChange w:id="1504" w:author="Angelica Rodriguez Ortega" w:date="2023-03-21T19:01:00Z">
            <w:rPr>
              <w:rFonts w:ascii="Montserrat" w:hAnsi="Montserrat" w:cs="Arial"/>
              <w:sz w:val="20"/>
              <w:szCs w:val="20"/>
            </w:rPr>
          </w:rPrChange>
        </w:rPr>
        <w:t>I. En los casos en que los pacientes ingresen a través del servicio de Urgencias y que amerite hospitalización, no se deberá solicitar Formato SM-1-17 a la unidad médica de adscripción para la atención subsecuente, se agendará cita al servicio o especialidad que generó el egreso, independientemente de la Regionalización.</w:t>
      </w:r>
    </w:p>
    <w:p w14:paraId="1E20D513" w14:textId="77777777" w:rsidR="0090016C" w:rsidRPr="00684B76" w:rsidRDefault="0090016C" w:rsidP="0090016C">
      <w:pPr>
        <w:ind w:left="426" w:right="49" w:hanging="397"/>
        <w:jc w:val="both"/>
        <w:rPr>
          <w:rFonts w:ascii="Montserrat" w:hAnsi="Montserrat" w:cs="Arial"/>
          <w:rPrChange w:id="1505" w:author="Angelica Rodriguez Ortega" w:date="2023-03-21T19:01:00Z">
            <w:rPr>
              <w:rFonts w:ascii="Montserrat" w:hAnsi="Montserrat" w:cs="Arial"/>
              <w:sz w:val="20"/>
              <w:szCs w:val="20"/>
            </w:rPr>
          </w:rPrChange>
        </w:rPr>
      </w:pPr>
    </w:p>
    <w:p w14:paraId="6C9AEA27" w14:textId="1FA5F45F" w:rsidR="0090016C" w:rsidRPr="00684B76" w:rsidRDefault="009A1FD5" w:rsidP="0090016C">
      <w:pPr>
        <w:pStyle w:val="Prrafodelista"/>
        <w:tabs>
          <w:tab w:val="left" w:pos="426"/>
        </w:tabs>
        <w:ind w:left="426" w:right="49" w:hanging="426"/>
        <w:jc w:val="both"/>
        <w:rPr>
          <w:rFonts w:ascii="Montserrat" w:hAnsi="Montserrat" w:cs="Arial"/>
          <w:rPrChange w:id="1506" w:author="Angelica Rodriguez Ortega" w:date="2023-03-21T19:01:00Z">
            <w:rPr>
              <w:rFonts w:ascii="Montserrat" w:hAnsi="Montserrat" w:cs="Arial"/>
              <w:sz w:val="20"/>
              <w:szCs w:val="20"/>
            </w:rPr>
          </w:rPrChange>
        </w:rPr>
      </w:pPr>
      <w:r>
        <w:rPr>
          <w:rFonts w:ascii="Montserrat" w:hAnsi="Montserrat" w:cs="Arial"/>
        </w:rPr>
        <w:t>XXI</w:t>
      </w:r>
      <w:r w:rsidR="0090016C" w:rsidRPr="00684B76">
        <w:rPr>
          <w:rFonts w:ascii="Montserrat" w:hAnsi="Montserrat" w:cs="Arial"/>
          <w:rPrChange w:id="1507" w:author="Angelica Rodriguez Ortega" w:date="2023-03-21T19:01:00Z">
            <w:rPr>
              <w:rFonts w:ascii="Montserrat" w:hAnsi="Montserrat" w:cs="Arial"/>
              <w:sz w:val="20"/>
              <w:szCs w:val="20"/>
            </w:rPr>
          </w:rPrChange>
        </w:rPr>
        <w:t xml:space="preserve">II. El paciente atendido en hospitalización, con seguimiento subsecuente en consulta externa que amerite valoración por otro médico y realice formato de interconsulta, será con base en la comorbilidad asociada; de ameritar valoración en otras especialidades será </w:t>
      </w:r>
      <w:proofErr w:type="spellStart"/>
      <w:r w:rsidR="0090016C" w:rsidRPr="00684B76">
        <w:rPr>
          <w:rFonts w:ascii="Montserrat" w:hAnsi="Montserrat" w:cs="Arial"/>
          <w:rPrChange w:id="1508" w:author="Angelica Rodriguez Ortega" w:date="2023-03-21T19:01:00Z">
            <w:rPr>
              <w:rFonts w:ascii="Montserrat" w:hAnsi="Montserrat" w:cs="Arial"/>
              <w:sz w:val="20"/>
              <w:szCs w:val="20"/>
            </w:rPr>
          </w:rPrChange>
        </w:rPr>
        <w:t>contrarreferido</w:t>
      </w:r>
      <w:proofErr w:type="spellEnd"/>
      <w:r w:rsidR="0090016C" w:rsidRPr="00684B76">
        <w:rPr>
          <w:rFonts w:ascii="Montserrat" w:hAnsi="Montserrat" w:cs="Arial"/>
          <w:rPrChange w:id="1509" w:author="Angelica Rodriguez Ortega" w:date="2023-03-21T19:01:00Z">
            <w:rPr>
              <w:rFonts w:ascii="Montserrat" w:hAnsi="Montserrat" w:cs="Arial"/>
              <w:sz w:val="20"/>
              <w:szCs w:val="20"/>
            </w:rPr>
          </w:rPrChange>
        </w:rPr>
        <w:t xml:space="preserve"> a la Unidad Médica de Primer Nivel para que el médico familiar posterior a la valoración pueda solicitar la atención médica de forma presencial o por Telemedicina</w:t>
      </w:r>
      <w:ins w:id="1510" w:author="Angelica Rodriguez Ortega" w:date="2023-03-21T18:18:00Z">
        <w:r w:rsidR="007574D8" w:rsidRPr="00684B76">
          <w:rPr>
            <w:rFonts w:ascii="Montserrat" w:hAnsi="Montserrat" w:cs="Arial"/>
            <w:rPrChange w:id="1511" w:author="Angelica Rodriguez Ortega" w:date="2023-03-21T19:01:00Z">
              <w:rPr>
                <w:rFonts w:ascii="Montserrat" w:hAnsi="Montserrat" w:cs="Arial"/>
                <w:sz w:val="20"/>
                <w:szCs w:val="20"/>
              </w:rPr>
            </w:rPrChange>
          </w:rPr>
          <w:t xml:space="preserve"> a la Unidad Médica que cuente con </w:t>
        </w:r>
      </w:ins>
      <w:ins w:id="1512" w:author="Angelica Rodriguez Ortega" w:date="2023-03-21T18:19:00Z">
        <w:r w:rsidR="007574D8" w:rsidRPr="00684B76">
          <w:rPr>
            <w:rFonts w:ascii="Montserrat" w:hAnsi="Montserrat" w:cs="Arial"/>
            <w:rPrChange w:id="1513" w:author="Angelica Rodriguez Ortega" w:date="2023-03-21T19:01:00Z">
              <w:rPr>
                <w:rFonts w:ascii="Montserrat" w:hAnsi="Montserrat" w:cs="Arial"/>
                <w:sz w:val="20"/>
                <w:szCs w:val="20"/>
              </w:rPr>
            </w:rPrChange>
          </w:rPr>
          <w:t>capacidad</w:t>
        </w:r>
      </w:ins>
      <w:ins w:id="1514" w:author="Angelica Rodriguez Ortega" w:date="2023-03-21T18:18:00Z">
        <w:r w:rsidR="007574D8" w:rsidRPr="00684B76">
          <w:rPr>
            <w:rFonts w:ascii="Montserrat" w:hAnsi="Montserrat" w:cs="Arial"/>
            <w:rPrChange w:id="1515" w:author="Angelica Rodriguez Ortega" w:date="2023-03-21T19:01:00Z">
              <w:rPr>
                <w:rFonts w:ascii="Montserrat" w:hAnsi="Montserrat" w:cs="Arial"/>
                <w:sz w:val="20"/>
                <w:szCs w:val="20"/>
              </w:rPr>
            </w:rPrChange>
          </w:rPr>
          <w:t xml:space="preserve"> </w:t>
        </w:r>
      </w:ins>
      <w:ins w:id="1516" w:author="Angelica Rodriguez Ortega" w:date="2023-03-21T18:19:00Z">
        <w:r w:rsidR="007574D8" w:rsidRPr="00684B76">
          <w:rPr>
            <w:rFonts w:ascii="Montserrat" w:hAnsi="Montserrat" w:cs="Arial"/>
            <w:rPrChange w:id="1517" w:author="Angelica Rodriguez Ortega" w:date="2023-03-21T19:01:00Z">
              <w:rPr>
                <w:rFonts w:ascii="Montserrat" w:hAnsi="Montserrat" w:cs="Arial"/>
                <w:sz w:val="20"/>
                <w:szCs w:val="20"/>
              </w:rPr>
            </w:rPrChange>
          </w:rPr>
          <w:t>resolutiva.</w:t>
        </w:r>
      </w:ins>
      <w:r w:rsidR="0090016C" w:rsidRPr="00684B76">
        <w:rPr>
          <w:rFonts w:ascii="Montserrat" w:hAnsi="Montserrat" w:cs="Arial"/>
          <w:rPrChange w:id="1518" w:author="Angelica Rodriguez Ortega" w:date="2023-03-21T19:01:00Z">
            <w:rPr>
              <w:rFonts w:ascii="Montserrat" w:hAnsi="Montserrat" w:cs="Arial"/>
              <w:sz w:val="20"/>
              <w:szCs w:val="20"/>
            </w:rPr>
          </w:rPrChange>
        </w:rPr>
        <w:t>.</w:t>
      </w:r>
    </w:p>
    <w:p w14:paraId="0E15D979" w14:textId="77777777" w:rsidR="0090016C" w:rsidRPr="00684B76" w:rsidRDefault="0090016C" w:rsidP="0090016C">
      <w:pPr>
        <w:pStyle w:val="Prrafodelista"/>
        <w:tabs>
          <w:tab w:val="left" w:pos="426"/>
        </w:tabs>
        <w:ind w:left="426" w:right="49" w:hanging="426"/>
        <w:jc w:val="both"/>
        <w:rPr>
          <w:rFonts w:ascii="Montserrat" w:hAnsi="Montserrat" w:cs="Arial"/>
          <w:rPrChange w:id="1519" w:author="Angelica Rodriguez Ortega" w:date="2023-03-21T19:01:00Z">
            <w:rPr>
              <w:rFonts w:ascii="Montserrat" w:hAnsi="Montserrat" w:cs="Arial"/>
              <w:sz w:val="20"/>
              <w:szCs w:val="20"/>
            </w:rPr>
          </w:rPrChange>
        </w:rPr>
      </w:pPr>
    </w:p>
    <w:p w14:paraId="7744C1CF" w14:textId="6E19C3F7" w:rsidR="0090016C" w:rsidRPr="00684B76" w:rsidRDefault="0090016C" w:rsidP="0090016C">
      <w:pPr>
        <w:pStyle w:val="Prrafodelista"/>
        <w:tabs>
          <w:tab w:val="left" w:pos="426"/>
        </w:tabs>
        <w:ind w:left="426" w:right="49" w:hanging="426"/>
        <w:jc w:val="both"/>
        <w:rPr>
          <w:ins w:id="1520" w:author="Angelica Rodriguez Ortega" w:date="2023-03-21T17:42:00Z"/>
          <w:rFonts w:ascii="Montserrat" w:hAnsi="Montserrat" w:cs="Arial"/>
          <w:rPrChange w:id="1521" w:author="Angelica Rodriguez Ortega" w:date="2023-03-21T19:01:00Z">
            <w:rPr>
              <w:ins w:id="1522" w:author="Angelica Rodriguez Ortega" w:date="2023-03-21T17:42:00Z"/>
              <w:rFonts w:ascii="Montserrat" w:hAnsi="Montserrat" w:cs="Arial"/>
              <w:sz w:val="20"/>
              <w:szCs w:val="20"/>
            </w:rPr>
          </w:rPrChange>
        </w:rPr>
      </w:pPr>
      <w:r w:rsidRPr="00684B76">
        <w:rPr>
          <w:rFonts w:ascii="Montserrat" w:hAnsi="Montserrat" w:cs="Arial"/>
          <w:rPrChange w:id="1523" w:author="Angelica Rodriguez Ortega" w:date="2023-03-21T19:01:00Z">
            <w:rPr>
              <w:rFonts w:ascii="Montserrat" w:hAnsi="Montserrat" w:cs="Arial"/>
              <w:sz w:val="20"/>
              <w:szCs w:val="20"/>
            </w:rPr>
          </w:rPrChange>
        </w:rPr>
        <w:t>XX</w:t>
      </w:r>
      <w:r w:rsidR="009A1FD5">
        <w:rPr>
          <w:rFonts w:ascii="Montserrat" w:hAnsi="Montserrat" w:cs="Arial"/>
        </w:rPr>
        <w:t>IV</w:t>
      </w:r>
      <w:r w:rsidRPr="00684B76">
        <w:rPr>
          <w:rFonts w:ascii="Montserrat" w:hAnsi="Montserrat" w:cs="Arial"/>
          <w:rPrChange w:id="1524" w:author="Angelica Rodriguez Ortega" w:date="2023-03-21T19:01:00Z">
            <w:rPr>
              <w:rFonts w:ascii="Montserrat" w:hAnsi="Montserrat" w:cs="Arial"/>
              <w:sz w:val="20"/>
              <w:szCs w:val="20"/>
            </w:rPr>
          </w:rPrChange>
        </w:rPr>
        <w:t xml:space="preserve">. A los pacientes que cuenten con un egreso de Hospitalización, con la indicación de continuar valoración en Consulta externa, solo se les podrá dar seguimiento en la especialidad que realizó el alta, sin necesidad de solicitar el Formato de Referencia SM1-17 “Solicitud de Referencia” a la Unidad Médica de Adscripción. </w:t>
      </w:r>
    </w:p>
    <w:p w14:paraId="52EE8A00" w14:textId="26241697" w:rsidR="00332972" w:rsidRPr="00684B76" w:rsidDel="00332972" w:rsidRDefault="00332972" w:rsidP="0090016C">
      <w:pPr>
        <w:pStyle w:val="Prrafodelista"/>
        <w:tabs>
          <w:tab w:val="left" w:pos="426"/>
        </w:tabs>
        <w:ind w:left="426" w:right="49" w:hanging="426"/>
        <w:jc w:val="both"/>
        <w:rPr>
          <w:del w:id="1525" w:author="Angelica Rodriguez Ortega" w:date="2023-03-21T17:43:00Z"/>
          <w:rFonts w:ascii="Montserrat" w:hAnsi="Montserrat" w:cs="Arial"/>
          <w:rPrChange w:id="1526" w:author="Angelica Rodriguez Ortega" w:date="2023-03-21T19:01:00Z">
            <w:rPr>
              <w:del w:id="1527" w:author="Angelica Rodriguez Ortega" w:date="2023-03-21T17:43:00Z"/>
              <w:rFonts w:ascii="Montserrat" w:hAnsi="Montserrat" w:cs="Arial"/>
              <w:sz w:val="20"/>
              <w:szCs w:val="20"/>
            </w:rPr>
          </w:rPrChange>
        </w:rPr>
      </w:pPr>
    </w:p>
    <w:p w14:paraId="23CC0DA6" w14:textId="77777777" w:rsidR="0090016C" w:rsidRPr="00684B76" w:rsidRDefault="0090016C" w:rsidP="0090016C">
      <w:pPr>
        <w:pStyle w:val="Prrafodelista"/>
        <w:tabs>
          <w:tab w:val="left" w:pos="426"/>
        </w:tabs>
        <w:ind w:left="426" w:right="49" w:hanging="426"/>
        <w:jc w:val="both"/>
        <w:rPr>
          <w:rFonts w:ascii="Montserrat" w:hAnsi="Montserrat" w:cs="Arial"/>
          <w:rPrChange w:id="1528" w:author="Angelica Rodriguez Ortega" w:date="2023-03-21T19:01:00Z">
            <w:rPr>
              <w:rFonts w:ascii="Montserrat" w:hAnsi="Montserrat" w:cs="Arial"/>
              <w:sz w:val="20"/>
              <w:szCs w:val="20"/>
            </w:rPr>
          </w:rPrChange>
        </w:rPr>
      </w:pPr>
    </w:p>
    <w:p w14:paraId="66345F10" w14:textId="5827EC3C" w:rsidR="0090016C" w:rsidRPr="00684B76" w:rsidRDefault="009A1FD5" w:rsidP="0090016C">
      <w:pPr>
        <w:pStyle w:val="Prrafodelista"/>
        <w:tabs>
          <w:tab w:val="left" w:pos="426"/>
        </w:tabs>
        <w:ind w:left="426" w:right="49" w:hanging="426"/>
        <w:jc w:val="both"/>
        <w:rPr>
          <w:rFonts w:ascii="Montserrat" w:hAnsi="Montserrat" w:cs="Arial"/>
          <w:rPrChange w:id="1529" w:author="Angelica Rodriguez Ortega" w:date="2023-03-21T19:01:00Z">
            <w:rPr>
              <w:rFonts w:ascii="Montserrat" w:hAnsi="Montserrat" w:cs="Arial"/>
              <w:sz w:val="20"/>
              <w:szCs w:val="20"/>
            </w:rPr>
          </w:rPrChange>
        </w:rPr>
      </w:pPr>
      <w:r>
        <w:rPr>
          <w:rFonts w:ascii="Montserrat" w:hAnsi="Montserrat" w:cs="Arial"/>
        </w:rPr>
        <w:t>XXV</w:t>
      </w:r>
      <w:r w:rsidR="0090016C" w:rsidRPr="00684B76">
        <w:rPr>
          <w:rFonts w:ascii="Montserrat" w:hAnsi="Montserrat" w:cs="Arial"/>
          <w:rPrChange w:id="1530" w:author="Angelica Rodriguez Ortega" w:date="2023-03-21T19:01:00Z">
            <w:rPr>
              <w:rFonts w:ascii="Montserrat" w:hAnsi="Montserrat" w:cs="Arial"/>
              <w:sz w:val="20"/>
              <w:szCs w:val="20"/>
            </w:rPr>
          </w:rPrChange>
        </w:rPr>
        <w:t xml:space="preserve">. Los informes de SIRECO se enviarán los primeros cinco días de cada mes por correo electrónico al Departamento de Regulación y de los Sistemas de Atención, en la Dirección </w:t>
      </w:r>
      <w:r w:rsidR="00FC2AAD" w:rsidRPr="00684B76">
        <w:rPr>
          <w:rFonts w:ascii="Montserrat" w:hAnsi="Montserrat" w:cs="Arial"/>
          <w:rPrChange w:id="1531" w:author="Angelica Rodriguez Ortega" w:date="2023-03-21T19:01:00Z">
            <w:rPr>
              <w:rFonts w:ascii="Montserrat" w:hAnsi="Montserrat" w:cs="Arial"/>
              <w:sz w:val="20"/>
              <w:szCs w:val="20"/>
            </w:rPr>
          </w:rPrChange>
        </w:rPr>
        <w:t>Médica para</w:t>
      </w:r>
      <w:r w:rsidR="0090016C" w:rsidRPr="00684B76">
        <w:rPr>
          <w:rFonts w:ascii="Montserrat" w:hAnsi="Montserrat" w:cs="Arial"/>
          <w:rPrChange w:id="1532" w:author="Angelica Rodriguez Ortega" w:date="2023-03-21T19:01:00Z">
            <w:rPr>
              <w:rFonts w:ascii="Montserrat" w:hAnsi="Montserrat" w:cs="Arial"/>
              <w:sz w:val="20"/>
              <w:szCs w:val="20"/>
            </w:rPr>
          </w:rPrChange>
        </w:rPr>
        <w:t xml:space="preserve"> dar cumplimiento a los indicadores de </w:t>
      </w:r>
      <w:ins w:id="1533" w:author="Angelica Rodriguez Ortega" w:date="2023-03-21T17:41:00Z">
        <w:r w:rsidR="00332972" w:rsidRPr="00684B76">
          <w:rPr>
            <w:rFonts w:ascii="Montserrat" w:hAnsi="Montserrat" w:cs="Arial"/>
            <w:rPrChange w:id="1534" w:author="Angelica Rodriguez Ortega" w:date="2023-03-21T19:01:00Z">
              <w:rPr>
                <w:rFonts w:ascii="Montserrat" w:hAnsi="Montserrat" w:cs="Arial"/>
                <w:sz w:val="20"/>
                <w:szCs w:val="20"/>
              </w:rPr>
            </w:rPrChange>
          </w:rPr>
          <w:t>R</w:t>
        </w:r>
      </w:ins>
      <w:del w:id="1535" w:author="Angelica Rodriguez Ortega" w:date="2023-03-21T17:41:00Z">
        <w:r w:rsidR="0090016C" w:rsidRPr="00684B76" w:rsidDel="00332972">
          <w:rPr>
            <w:rFonts w:ascii="Montserrat" w:hAnsi="Montserrat" w:cs="Arial"/>
            <w:rPrChange w:id="1536" w:author="Angelica Rodriguez Ortega" w:date="2023-03-21T19:01:00Z">
              <w:rPr>
                <w:rFonts w:ascii="Montserrat" w:hAnsi="Montserrat" w:cs="Arial"/>
                <w:sz w:val="20"/>
                <w:szCs w:val="20"/>
              </w:rPr>
            </w:rPrChange>
          </w:rPr>
          <w:delText>r</w:delText>
        </w:r>
      </w:del>
      <w:r w:rsidR="0090016C" w:rsidRPr="00684B76">
        <w:rPr>
          <w:rFonts w:ascii="Montserrat" w:hAnsi="Montserrat" w:cs="Arial"/>
          <w:rPrChange w:id="1537" w:author="Angelica Rodriguez Ortega" w:date="2023-03-21T19:01:00Z">
            <w:rPr>
              <w:rFonts w:ascii="Montserrat" w:hAnsi="Montserrat" w:cs="Arial"/>
              <w:sz w:val="20"/>
              <w:szCs w:val="20"/>
            </w:rPr>
          </w:rPrChange>
        </w:rPr>
        <w:t xml:space="preserve">eferencia y </w:t>
      </w:r>
      <w:ins w:id="1538" w:author="Angelica Rodriguez Ortega" w:date="2023-03-21T17:41:00Z">
        <w:r w:rsidR="00332972" w:rsidRPr="00684B76">
          <w:rPr>
            <w:rFonts w:ascii="Montserrat" w:hAnsi="Montserrat" w:cs="Arial"/>
            <w:rPrChange w:id="1539" w:author="Angelica Rodriguez Ortega" w:date="2023-03-21T19:01:00Z">
              <w:rPr>
                <w:rFonts w:ascii="Montserrat" w:hAnsi="Montserrat" w:cs="Arial"/>
                <w:sz w:val="20"/>
                <w:szCs w:val="20"/>
              </w:rPr>
            </w:rPrChange>
          </w:rPr>
          <w:t>C</w:t>
        </w:r>
      </w:ins>
      <w:del w:id="1540" w:author="Angelica Rodriguez Ortega" w:date="2023-03-21T17:41:00Z">
        <w:r w:rsidR="0090016C" w:rsidRPr="00684B76" w:rsidDel="00332972">
          <w:rPr>
            <w:rFonts w:ascii="Montserrat" w:hAnsi="Montserrat" w:cs="Arial"/>
            <w:rPrChange w:id="1541" w:author="Angelica Rodriguez Ortega" w:date="2023-03-21T19:01:00Z">
              <w:rPr>
                <w:rFonts w:ascii="Montserrat" w:hAnsi="Montserrat" w:cs="Arial"/>
                <w:sz w:val="20"/>
                <w:szCs w:val="20"/>
              </w:rPr>
            </w:rPrChange>
          </w:rPr>
          <w:delText>c</w:delText>
        </w:r>
      </w:del>
      <w:r w:rsidR="0090016C" w:rsidRPr="00684B76">
        <w:rPr>
          <w:rFonts w:ascii="Montserrat" w:hAnsi="Montserrat" w:cs="Arial"/>
          <w:rPrChange w:id="1542" w:author="Angelica Rodriguez Ortega" w:date="2023-03-21T19:01:00Z">
            <w:rPr>
              <w:rFonts w:ascii="Montserrat" w:hAnsi="Montserrat" w:cs="Arial"/>
              <w:sz w:val="20"/>
              <w:szCs w:val="20"/>
            </w:rPr>
          </w:rPrChange>
        </w:rPr>
        <w:t>ontrarreferencia de las Unidades Médicas.</w:t>
      </w:r>
    </w:p>
    <w:p w14:paraId="022FC6C7" w14:textId="77777777" w:rsidR="0090016C" w:rsidRPr="00684B76" w:rsidRDefault="0090016C" w:rsidP="0090016C">
      <w:pPr>
        <w:pStyle w:val="Prrafodelista"/>
        <w:tabs>
          <w:tab w:val="left" w:pos="426"/>
        </w:tabs>
        <w:ind w:left="426" w:right="49" w:hanging="426"/>
        <w:jc w:val="both"/>
        <w:rPr>
          <w:rFonts w:ascii="Montserrat" w:hAnsi="Montserrat" w:cs="Arial"/>
          <w:rPrChange w:id="1543" w:author="Angelica Rodriguez Ortega" w:date="2023-03-21T19:01:00Z">
            <w:rPr>
              <w:rFonts w:ascii="Montserrat" w:hAnsi="Montserrat" w:cs="Arial"/>
              <w:sz w:val="20"/>
              <w:szCs w:val="20"/>
            </w:rPr>
          </w:rPrChange>
        </w:rPr>
      </w:pPr>
    </w:p>
    <w:p w14:paraId="3F4308D4" w14:textId="763C12BE" w:rsidR="00332972" w:rsidRPr="00684B76" w:rsidRDefault="009A1FD5" w:rsidP="0090016C">
      <w:pPr>
        <w:pStyle w:val="Prrafodelista"/>
        <w:tabs>
          <w:tab w:val="left" w:pos="426"/>
        </w:tabs>
        <w:ind w:left="426" w:right="49" w:hanging="426"/>
        <w:jc w:val="both"/>
        <w:rPr>
          <w:ins w:id="1544" w:author="Angelica Rodriguez Ortega" w:date="2023-03-21T17:42:00Z"/>
          <w:rFonts w:ascii="Montserrat" w:hAnsi="Montserrat" w:cs="Arial"/>
          <w:rPrChange w:id="1545" w:author="Angelica Rodriguez Ortega" w:date="2023-03-21T19:01:00Z">
            <w:rPr>
              <w:ins w:id="1546" w:author="Angelica Rodriguez Ortega" w:date="2023-03-21T17:42:00Z"/>
              <w:rFonts w:ascii="Montserrat" w:hAnsi="Montserrat" w:cs="Arial"/>
              <w:sz w:val="20"/>
              <w:szCs w:val="20"/>
            </w:rPr>
          </w:rPrChange>
        </w:rPr>
      </w:pPr>
      <w:r>
        <w:rPr>
          <w:rFonts w:ascii="Montserrat" w:hAnsi="Montserrat" w:cs="Arial"/>
        </w:rPr>
        <w:t>XXVI</w:t>
      </w:r>
      <w:r w:rsidR="0090016C" w:rsidRPr="00684B76">
        <w:rPr>
          <w:rFonts w:ascii="Montserrat" w:hAnsi="Montserrat" w:cs="Arial"/>
          <w:rPrChange w:id="1547" w:author="Angelica Rodriguez Ortega" w:date="2023-03-21T19:01:00Z">
            <w:rPr>
              <w:rFonts w:ascii="Montserrat" w:hAnsi="Montserrat" w:cs="Arial"/>
              <w:sz w:val="20"/>
              <w:szCs w:val="20"/>
            </w:rPr>
          </w:rPrChange>
        </w:rPr>
        <w:t xml:space="preserve">. Los </w:t>
      </w:r>
      <w:proofErr w:type="gramStart"/>
      <w:r w:rsidR="0090016C" w:rsidRPr="00684B76">
        <w:rPr>
          <w:rFonts w:ascii="Montserrat" w:hAnsi="Montserrat" w:cs="Arial"/>
          <w:rPrChange w:id="1548" w:author="Angelica Rodriguez Ortega" w:date="2023-03-21T19:01:00Z">
            <w:rPr>
              <w:rFonts w:ascii="Montserrat" w:hAnsi="Montserrat" w:cs="Arial"/>
              <w:sz w:val="20"/>
              <w:szCs w:val="20"/>
            </w:rPr>
          </w:rPrChange>
        </w:rPr>
        <w:t>Directores</w:t>
      </w:r>
      <w:proofErr w:type="gramEnd"/>
      <w:r w:rsidR="0090016C" w:rsidRPr="00684B76">
        <w:rPr>
          <w:rFonts w:ascii="Montserrat" w:hAnsi="Montserrat" w:cs="Arial"/>
          <w:rPrChange w:id="1549" w:author="Angelica Rodriguez Ortega" w:date="2023-03-21T19:01:00Z">
            <w:rPr>
              <w:rFonts w:ascii="Montserrat" w:hAnsi="Montserrat" w:cs="Arial"/>
              <w:sz w:val="20"/>
              <w:szCs w:val="20"/>
            </w:rPr>
          </w:rPrChange>
        </w:rPr>
        <w:t xml:space="preserve"> de las Unidades deberán </w:t>
      </w:r>
      <w:r w:rsidR="005F5AE2" w:rsidRPr="00684B76">
        <w:rPr>
          <w:rFonts w:ascii="Montserrat" w:hAnsi="Montserrat" w:cs="Arial"/>
          <w:rPrChange w:id="1550" w:author="Angelica Rodriguez Ortega" w:date="2023-03-21T19:01:00Z">
            <w:rPr>
              <w:rFonts w:ascii="Montserrat" w:hAnsi="Montserrat" w:cs="Arial"/>
              <w:sz w:val="20"/>
              <w:szCs w:val="20"/>
            </w:rPr>
          </w:rPrChange>
        </w:rPr>
        <w:t>revisar, evaluar los informes enviados a la Dirección Médica, con la finalidad de generar estrategias para cumplir con los indicadores</w:t>
      </w:r>
      <w:r w:rsidR="00FC2AAD" w:rsidRPr="00684B76">
        <w:rPr>
          <w:rFonts w:ascii="Montserrat" w:hAnsi="Montserrat" w:cs="Arial"/>
          <w:rPrChange w:id="1551" w:author="Angelica Rodriguez Ortega" w:date="2023-03-21T19:01:00Z">
            <w:rPr>
              <w:rFonts w:ascii="Montserrat" w:hAnsi="Montserrat" w:cs="Arial"/>
              <w:sz w:val="20"/>
              <w:szCs w:val="20"/>
            </w:rPr>
          </w:rPrChange>
        </w:rPr>
        <w:t xml:space="preserve"> establecidos.</w:t>
      </w:r>
    </w:p>
    <w:p w14:paraId="7DE96B39" w14:textId="09B69312" w:rsidR="0090016C" w:rsidRPr="00684B76" w:rsidRDefault="005F5AE2" w:rsidP="0090016C">
      <w:pPr>
        <w:pStyle w:val="Prrafodelista"/>
        <w:tabs>
          <w:tab w:val="left" w:pos="426"/>
        </w:tabs>
        <w:ind w:left="426" w:right="49" w:hanging="426"/>
        <w:jc w:val="both"/>
        <w:rPr>
          <w:rFonts w:ascii="Montserrat" w:hAnsi="Montserrat" w:cs="Arial"/>
          <w:rPrChange w:id="1552" w:author="Angelica Rodriguez Ortega" w:date="2023-03-21T19:01:00Z">
            <w:rPr>
              <w:rFonts w:ascii="Montserrat" w:hAnsi="Montserrat" w:cs="Arial"/>
              <w:sz w:val="20"/>
              <w:szCs w:val="20"/>
            </w:rPr>
          </w:rPrChange>
        </w:rPr>
      </w:pPr>
      <w:del w:id="1553" w:author="Angelica Rodriguez Ortega" w:date="2023-03-13T20:04:00Z">
        <w:r w:rsidRPr="00684B76" w:rsidDel="00FC2AAD">
          <w:rPr>
            <w:rFonts w:ascii="Montserrat" w:hAnsi="Montserrat" w:cs="Arial"/>
            <w:rPrChange w:id="1554" w:author="Angelica Rodriguez Ortega" w:date="2023-03-21T19:01:00Z">
              <w:rPr>
                <w:rFonts w:ascii="Montserrat" w:hAnsi="Montserrat" w:cs="Arial"/>
                <w:sz w:val="20"/>
                <w:szCs w:val="20"/>
              </w:rPr>
            </w:rPrChange>
          </w:rPr>
          <w:delText xml:space="preserve">. </w:delText>
        </w:r>
      </w:del>
    </w:p>
    <w:p w14:paraId="7EC36CFB" w14:textId="77777777" w:rsidR="0090016C" w:rsidRPr="00684B76" w:rsidRDefault="0090016C" w:rsidP="0090016C">
      <w:pPr>
        <w:pStyle w:val="Prrafodelista"/>
        <w:tabs>
          <w:tab w:val="left" w:pos="426"/>
        </w:tabs>
        <w:ind w:left="426" w:right="49" w:hanging="426"/>
        <w:jc w:val="both"/>
        <w:rPr>
          <w:rFonts w:ascii="Montserrat" w:hAnsi="Montserrat" w:cs="Arial"/>
          <w:rPrChange w:id="1555" w:author="Angelica Rodriguez Ortega" w:date="2023-03-21T19:01:00Z">
            <w:rPr>
              <w:rFonts w:ascii="Montserrat" w:hAnsi="Montserrat" w:cs="Arial"/>
              <w:sz w:val="20"/>
              <w:szCs w:val="20"/>
            </w:rPr>
          </w:rPrChange>
        </w:rPr>
      </w:pPr>
    </w:p>
    <w:p w14:paraId="2A38D318" w14:textId="77777777" w:rsidR="0090016C" w:rsidRPr="00684B76" w:rsidRDefault="0090016C" w:rsidP="0090016C">
      <w:pPr>
        <w:pStyle w:val="Ttulo1"/>
        <w:spacing w:before="0"/>
        <w:ind w:left="426" w:right="49" w:hanging="397"/>
        <w:rPr>
          <w:rFonts w:cs="Arial"/>
          <w:sz w:val="22"/>
          <w:szCs w:val="22"/>
          <w:rPrChange w:id="1556" w:author="Angelica Rodriguez Ortega" w:date="2023-03-21T19:01:00Z">
            <w:rPr>
              <w:rFonts w:cs="Arial"/>
              <w:sz w:val="20"/>
              <w:szCs w:val="20"/>
            </w:rPr>
          </w:rPrChange>
        </w:rPr>
      </w:pPr>
      <w:r w:rsidRPr="00684B76">
        <w:rPr>
          <w:rFonts w:cs="Arial"/>
          <w:sz w:val="22"/>
          <w:szCs w:val="22"/>
          <w:rPrChange w:id="1557" w:author="Angelica Rodriguez Ortega" w:date="2023-03-21T19:01:00Z">
            <w:rPr>
              <w:rFonts w:cs="Arial"/>
              <w:sz w:val="20"/>
              <w:szCs w:val="20"/>
            </w:rPr>
          </w:rPrChange>
        </w:rPr>
        <w:t>5.2 Contrarreferencia de Pacientes</w:t>
      </w:r>
    </w:p>
    <w:p w14:paraId="61070793" w14:textId="77777777" w:rsidR="0090016C" w:rsidRPr="00684B76" w:rsidRDefault="0090016C" w:rsidP="0090016C">
      <w:pPr>
        <w:pStyle w:val="Ttulo1"/>
        <w:spacing w:before="0"/>
        <w:ind w:left="426" w:right="49" w:hanging="397"/>
        <w:rPr>
          <w:rFonts w:cs="Arial"/>
          <w:sz w:val="22"/>
          <w:szCs w:val="22"/>
          <w:rPrChange w:id="1558" w:author="Angelica Rodriguez Ortega" w:date="2023-03-21T19:01:00Z">
            <w:rPr>
              <w:rFonts w:cs="Arial"/>
              <w:sz w:val="20"/>
              <w:szCs w:val="20"/>
            </w:rPr>
          </w:rPrChange>
        </w:rPr>
      </w:pPr>
    </w:p>
    <w:p w14:paraId="65BA73A8"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59" w:author="Angelica Rodriguez Ortega" w:date="2023-03-21T19:01:00Z">
            <w:rPr>
              <w:rFonts w:ascii="Montserrat" w:hAnsi="Montserrat" w:cs="Arial"/>
              <w:bCs/>
              <w:sz w:val="20"/>
              <w:szCs w:val="20"/>
            </w:rPr>
          </w:rPrChange>
        </w:rPr>
      </w:pPr>
      <w:r w:rsidRPr="00684B76">
        <w:rPr>
          <w:rFonts w:ascii="Montserrat" w:hAnsi="Montserrat" w:cs="Arial"/>
          <w:bCs/>
          <w:rPrChange w:id="1560" w:author="Angelica Rodriguez Ortega" w:date="2023-03-21T19:01:00Z">
            <w:rPr>
              <w:rFonts w:ascii="Montserrat" w:hAnsi="Montserrat" w:cs="Arial"/>
              <w:bCs/>
              <w:sz w:val="20"/>
              <w:szCs w:val="20"/>
            </w:rPr>
          </w:rPrChange>
        </w:rPr>
        <w:t xml:space="preserve">El médico especialista de las Unidades Médicas del Primer, Segundo o Tercer Nivel, deberá </w:t>
      </w:r>
      <w:proofErr w:type="spellStart"/>
      <w:r w:rsidRPr="00684B76">
        <w:rPr>
          <w:rFonts w:ascii="Montserrat" w:hAnsi="Montserrat" w:cs="Arial"/>
          <w:bCs/>
          <w:rPrChange w:id="1561" w:author="Angelica Rodriguez Ortega" w:date="2023-03-21T19:01:00Z">
            <w:rPr>
              <w:rFonts w:ascii="Montserrat" w:hAnsi="Montserrat" w:cs="Arial"/>
              <w:bCs/>
              <w:sz w:val="20"/>
              <w:szCs w:val="20"/>
            </w:rPr>
          </w:rPrChange>
        </w:rPr>
        <w:t>requisitar</w:t>
      </w:r>
      <w:proofErr w:type="spellEnd"/>
      <w:r w:rsidRPr="00684B76">
        <w:rPr>
          <w:rFonts w:ascii="Montserrat" w:hAnsi="Montserrat" w:cs="Arial"/>
          <w:bCs/>
          <w:rPrChange w:id="1562" w:author="Angelica Rodriguez Ortega" w:date="2023-03-21T19:01:00Z">
            <w:rPr>
              <w:rFonts w:ascii="Montserrat" w:hAnsi="Montserrat" w:cs="Arial"/>
              <w:bCs/>
              <w:sz w:val="20"/>
              <w:szCs w:val="20"/>
            </w:rPr>
          </w:rPrChange>
        </w:rPr>
        <w:t xml:space="preserve"> de forma correcta el Formato de Referencia y Contrarreferencia SM1-17 “Solicitud de Contrarreferencia” reverso (Anexo2), describiendo a detalle y de forma cronológica el motivo del envío, valoración, diagnóstico, terapéutica e indicaciones a seguir.</w:t>
      </w:r>
    </w:p>
    <w:p w14:paraId="3CF3EB64" w14:textId="77777777" w:rsidR="00BF16C3" w:rsidRPr="00684B76" w:rsidRDefault="00BF16C3" w:rsidP="00BF16C3">
      <w:pPr>
        <w:pStyle w:val="Prrafodelista"/>
        <w:widowControl/>
        <w:autoSpaceDE/>
        <w:autoSpaceDN/>
        <w:ind w:left="426" w:right="49"/>
        <w:contextualSpacing/>
        <w:jc w:val="both"/>
        <w:rPr>
          <w:rFonts w:ascii="Montserrat" w:hAnsi="Montserrat" w:cs="Arial"/>
          <w:bCs/>
          <w:rPrChange w:id="1563" w:author="Angelica Rodriguez Ortega" w:date="2023-03-21T19:01:00Z">
            <w:rPr>
              <w:rFonts w:ascii="Montserrat" w:hAnsi="Montserrat" w:cs="Arial"/>
              <w:bCs/>
              <w:sz w:val="20"/>
              <w:szCs w:val="20"/>
            </w:rPr>
          </w:rPrChange>
        </w:rPr>
      </w:pPr>
    </w:p>
    <w:p w14:paraId="749A42BA"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64" w:author="Angelica Rodriguez Ortega" w:date="2023-03-21T19:01:00Z">
            <w:rPr>
              <w:rFonts w:ascii="Montserrat" w:hAnsi="Montserrat" w:cs="Arial"/>
              <w:bCs/>
              <w:sz w:val="20"/>
              <w:szCs w:val="20"/>
            </w:rPr>
          </w:rPrChange>
        </w:rPr>
      </w:pPr>
      <w:r w:rsidRPr="00684B76">
        <w:rPr>
          <w:rFonts w:ascii="Montserrat" w:hAnsi="Montserrat" w:cs="Arial"/>
          <w:bCs/>
          <w:rPrChange w:id="1565" w:author="Angelica Rodriguez Ortega" w:date="2023-03-21T19:01:00Z">
            <w:rPr>
              <w:rFonts w:ascii="Montserrat" w:hAnsi="Montserrat" w:cs="Arial"/>
              <w:bCs/>
              <w:sz w:val="20"/>
              <w:szCs w:val="20"/>
            </w:rPr>
          </w:rPrChange>
        </w:rPr>
        <w:t>El Formato de Contrarreferencia será entregado por el médico tratante a SIRECO, para su captura y envío de forma electrónica debidamente requisitado a la Unidad Médica de adscripción, dentro de un lapso no mayor a 48 horas.</w:t>
      </w:r>
    </w:p>
    <w:p w14:paraId="5CFECCE2" w14:textId="77777777" w:rsidR="00BF16C3" w:rsidRPr="00684B76" w:rsidRDefault="00BF16C3" w:rsidP="00BF16C3">
      <w:pPr>
        <w:widowControl/>
        <w:autoSpaceDE/>
        <w:autoSpaceDN/>
        <w:ind w:right="49"/>
        <w:contextualSpacing/>
        <w:jc w:val="both"/>
        <w:rPr>
          <w:rFonts w:ascii="Montserrat" w:hAnsi="Montserrat" w:cs="Arial"/>
          <w:bCs/>
          <w:rPrChange w:id="1566" w:author="Angelica Rodriguez Ortega" w:date="2023-03-21T19:01:00Z">
            <w:rPr>
              <w:rFonts w:ascii="Montserrat" w:hAnsi="Montserrat" w:cs="Arial"/>
              <w:bCs/>
              <w:sz w:val="20"/>
              <w:szCs w:val="20"/>
            </w:rPr>
          </w:rPrChange>
        </w:rPr>
      </w:pPr>
    </w:p>
    <w:p w14:paraId="3606E8EC"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67" w:author="Angelica Rodriguez Ortega" w:date="2023-03-21T19:01:00Z">
            <w:rPr>
              <w:rFonts w:ascii="Montserrat" w:hAnsi="Montserrat" w:cs="Arial"/>
              <w:bCs/>
              <w:sz w:val="20"/>
              <w:szCs w:val="20"/>
            </w:rPr>
          </w:rPrChange>
        </w:rPr>
      </w:pPr>
      <w:r w:rsidRPr="00684B76">
        <w:rPr>
          <w:rFonts w:ascii="Montserrat" w:hAnsi="Montserrat" w:cs="Arial"/>
          <w:bCs/>
          <w:rPrChange w:id="1568" w:author="Angelica Rodriguez Ortega" w:date="2023-03-21T19:01:00Z">
            <w:rPr>
              <w:rFonts w:ascii="Montserrat" w:hAnsi="Montserrat" w:cs="Arial"/>
              <w:bCs/>
              <w:sz w:val="20"/>
              <w:szCs w:val="20"/>
            </w:rPr>
          </w:rPrChange>
        </w:rPr>
        <w:t xml:space="preserve">Una vez que el paciente es </w:t>
      </w:r>
      <w:proofErr w:type="spellStart"/>
      <w:r w:rsidRPr="00684B76">
        <w:rPr>
          <w:rFonts w:ascii="Montserrat" w:hAnsi="Montserrat" w:cs="Arial"/>
          <w:bCs/>
          <w:rPrChange w:id="1569" w:author="Angelica Rodriguez Ortega" w:date="2023-03-21T19:01:00Z">
            <w:rPr>
              <w:rFonts w:ascii="Montserrat" w:hAnsi="Montserrat" w:cs="Arial"/>
              <w:bCs/>
              <w:sz w:val="20"/>
              <w:szCs w:val="20"/>
            </w:rPr>
          </w:rPrChange>
        </w:rPr>
        <w:t>contrarreferido</w:t>
      </w:r>
      <w:proofErr w:type="spellEnd"/>
      <w:r w:rsidRPr="00684B76">
        <w:rPr>
          <w:rFonts w:ascii="Montserrat" w:hAnsi="Montserrat" w:cs="Arial"/>
          <w:bCs/>
          <w:rPrChange w:id="1570" w:author="Angelica Rodriguez Ortega" w:date="2023-03-21T19:01:00Z">
            <w:rPr>
              <w:rFonts w:ascii="Montserrat" w:hAnsi="Montserrat" w:cs="Arial"/>
              <w:bCs/>
              <w:sz w:val="20"/>
              <w:szCs w:val="20"/>
            </w:rPr>
          </w:rPrChange>
        </w:rPr>
        <w:t xml:space="preserve">, no se podrán generar citas subsecuentes. </w:t>
      </w:r>
    </w:p>
    <w:p w14:paraId="42227203" w14:textId="77777777" w:rsidR="00BF16C3" w:rsidRPr="00684B76" w:rsidRDefault="00BF16C3" w:rsidP="00BF16C3">
      <w:pPr>
        <w:widowControl/>
        <w:autoSpaceDE/>
        <w:autoSpaceDN/>
        <w:ind w:right="49"/>
        <w:contextualSpacing/>
        <w:jc w:val="both"/>
        <w:rPr>
          <w:rFonts w:ascii="Montserrat" w:hAnsi="Montserrat" w:cs="Arial"/>
          <w:bCs/>
          <w:rPrChange w:id="1571" w:author="Angelica Rodriguez Ortega" w:date="2023-03-21T19:01:00Z">
            <w:rPr>
              <w:rFonts w:ascii="Montserrat" w:hAnsi="Montserrat" w:cs="Arial"/>
              <w:bCs/>
              <w:sz w:val="20"/>
              <w:szCs w:val="20"/>
            </w:rPr>
          </w:rPrChange>
        </w:rPr>
      </w:pPr>
    </w:p>
    <w:p w14:paraId="3E7CB37C"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72" w:author="Angelica Rodriguez Ortega" w:date="2023-03-21T19:01:00Z">
            <w:rPr>
              <w:rFonts w:ascii="Montserrat" w:hAnsi="Montserrat" w:cs="Arial"/>
              <w:bCs/>
              <w:sz w:val="20"/>
              <w:szCs w:val="20"/>
            </w:rPr>
          </w:rPrChange>
        </w:rPr>
      </w:pPr>
      <w:r w:rsidRPr="00684B76">
        <w:rPr>
          <w:rFonts w:ascii="Montserrat" w:hAnsi="Montserrat" w:cs="Arial"/>
          <w:bCs/>
          <w:rPrChange w:id="1573" w:author="Angelica Rodriguez Ortega" w:date="2023-03-21T19:01:00Z">
            <w:rPr>
              <w:rFonts w:ascii="Montserrat" w:hAnsi="Montserrat" w:cs="Arial"/>
              <w:bCs/>
              <w:sz w:val="20"/>
              <w:szCs w:val="20"/>
            </w:rPr>
          </w:rPrChange>
        </w:rPr>
        <w:t xml:space="preserve">Las citas subsecuentes en las Unidades Médicas de Segundo y Tercer Nivel, se programarán en un plazo menor a seis meses, si el paciente está controlado el médico especialista deberá generar la Contrarreferencia. </w:t>
      </w:r>
    </w:p>
    <w:p w14:paraId="50FE6015" w14:textId="77777777" w:rsidR="00BF16C3" w:rsidRPr="00684B76" w:rsidRDefault="00BF16C3" w:rsidP="00BF16C3">
      <w:pPr>
        <w:widowControl/>
        <w:autoSpaceDE/>
        <w:autoSpaceDN/>
        <w:ind w:right="49"/>
        <w:contextualSpacing/>
        <w:jc w:val="both"/>
        <w:rPr>
          <w:rFonts w:ascii="Montserrat" w:hAnsi="Montserrat" w:cs="Arial"/>
          <w:bCs/>
          <w:rPrChange w:id="1574" w:author="Angelica Rodriguez Ortega" w:date="2023-03-21T19:01:00Z">
            <w:rPr>
              <w:rFonts w:ascii="Montserrat" w:hAnsi="Montserrat" w:cs="Arial"/>
              <w:bCs/>
              <w:sz w:val="20"/>
              <w:szCs w:val="20"/>
            </w:rPr>
          </w:rPrChange>
        </w:rPr>
      </w:pPr>
    </w:p>
    <w:p w14:paraId="49B8DCC5"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75" w:author="Angelica Rodriguez Ortega" w:date="2023-03-21T19:01:00Z">
            <w:rPr>
              <w:rFonts w:ascii="Montserrat" w:hAnsi="Montserrat" w:cs="Arial"/>
              <w:bCs/>
              <w:sz w:val="20"/>
              <w:szCs w:val="20"/>
            </w:rPr>
          </w:rPrChange>
        </w:rPr>
      </w:pPr>
      <w:r w:rsidRPr="00684B76">
        <w:rPr>
          <w:rFonts w:ascii="Montserrat" w:hAnsi="Montserrat" w:cs="Arial"/>
          <w:bCs/>
          <w:rPrChange w:id="1576" w:author="Angelica Rodriguez Ortega" w:date="2023-03-21T19:01:00Z">
            <w:rPr>
              <w:rFonts w:ascii="Montserrat" w:hAnsi="Montserrat" w:cs="Arial"/>
              <w:bCs/>
              <w:sz w:val="20"/>
              <w:szCs w:val="20"/>
            </w:rPr>
          </w:rPrChange>
        </w:rPr>
        <w:t>Si el paciente amerita la proporción de medicamento de especialidad y aún no se genera la contrarreferencia, el médico podrá emitir la notificación terapéutica, indicando en la misma el nombre del medicamento, dosis y tiempo de uso, que se proporcionará hasta que se presente con el médico especialista en cita subsecuente.</w:t>
      </w:r>
    </w:p>
    <w:p w14:paraId="53FA54EC" w14:textId="77777777" w:rsidR="00BF16C3" w:rsidRPr="00684B76" w:rsidRDefault="00BF16C3" w:rsidP="00BF16C3">
      <w:pPr>
        <w:widowControl/>
        <w:autoSpaceDE/>
        <w:autoSpaceDN/>
        <w:ind w:right="49"/>
        <w:contextualSpacing/>
        <w:jc w:val="both"/>
        <w:rPr>
          <w:rFonts w:ascii="Montserrat" w:hAnsi="Montserrat" w:cs="Arial"/>
          <w:bCs/>
          <w:rPrChange w:id="1577" w:author="Angelica Rodriguez Ortega" w:date="2023-03-21T19:01:00Z">
            <w:rPr>
              <w:rFonts w:ascii="Montserrat" w:hAnsi="Montserrat" w:cs="Arial"/>
              <w:bCs/>
              <w:sz w:val="20"/>
              <w:szCs w:val="20"/>
            </w:rPr>
          </w:rPrChange>
        </w:rPr>
      </w:pPr>
    </w:p>
    <w:p w14:paraId="4598B607" w14:textId="218DC8ED"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78" w:author="Angelica Rodriguez Ortega" w:date="2023-03-21T19:01:00Z">
            <w:rPr>
              <w:rFonts w:ascii="Montserrat" w:hAnsi="Montserrat" w:cs="Arial"/>
              <w:bCs/>
              <w:sz w:val="20"/>
              <w:szCs w:val="20"/>
            </w:rPr>
          </w:rPrChange>
        </w:rPr>
      </w:pPr>
      <w:r w:rsidRPr="00684B76">
        <w:rPr>
          <w:rFonts w:ascii="Montserrat" w:hAnsi="Montserrat" w:cs="Arial"/>
          <w:bCs/>
          <w:rPrChange w:id="1579" w:author="Angelica Rodriguez Ortega" w:date="2023-03-21T19:01:00Z">
            <w:rPr>
              <w:rFonts w:ascii="Montserrat" w:hAnsi="Montserrat" w:cs="Arial"/>
              <w:bCs/>
              <w:sz w:val="20"/>
              <w:szCs w:val="20"/>
            </w:rPr>
          </w:rPrChange>
        </w:rPr>
        <w:t>El médico de SIRECO, una vez recibida la Contrarreferencia o la notificación terapéutica, entregará a la farmacia el Formato SM1-17 reverso, para solicitar los medicamentos, de la siguiente forma:</w:t>
      </w:r>
    </w:p>
    <w:p w14:paraId="0E8C11A6" w14:textId="77777777" w:rsidR="00BF16C3" w:rsidRPr="00684B76" w:rsidRDefault="00BF16C3" w:rsidP="00BF16C3">
      <w:pPr>
        <w:widowControl/>
        <w:autoSpaceDE/>
        <w:autoSpaceDN/>
        <w:ind w:right="49"/>
        <w:contextualSpacing/>
        <w:jc w:val="both"/>
        <w:rPr>
          <w:rFonts w:ascii="Montserrat" w:hAnsi="Montserrat" w:cs="Arial"/>
          <w:bCs/>
          <w:rPrChange w:id="1580" w:author="Angelica Rodriguez Ortega" w:date="2023-03-21T19:01:00Z">
            <w:rPr>
              <w:rFonts w:ascii="Montserrat" w:hAnsi="Montserrat" w:cs="Arial"/>
              <w:bCs/>
              <w:sz w:val="20"/>
              <w:szCs w:val="20"/>
            </w:rPr>
          </w:rPrChange>
        </w:rPr>
      </w:pPr>
    </w:p>
    <w:p w14:paraId="2E8DBE62" w14:textId="77777777" w:rsidR="0090016C" w:rsidRPr="00684B76" w:rsidRDefault="0090016C" w:rsidP="00BF16C3">
      <w:pPr>
        <w:pStyle w:val="Prrafodelista"/>
        <w:ind w:left="851" w:right="49"/>
        <w:jc w:val="both"/>
        <w:rPr>
          <w:rFonts w:ascii="Montserrat" w:hAnsi="Montserrat" w:cs="Arial"/>
          <w:bCs/>
          <w:rPrChange w:id="1581" w:author="Angelica Rodriguez Ortega" w:date="2023-03-21T19:01:00Z">
            <w:rPr>
              <w:rFonts w:ascii="Montserrat" w:hAnsi="Montserrat" w:cs="Arial"/>
              <w:bCs/>
              <w:sz w:val="20"/>
              <w:szCs w:val="20"/>
            </w:rPr>
          </w:rPrChange>
        </w:rPr>
      </w:pPr>
      <w:r w:rsidRPr="00684B76">
        <w:rPr>
          <w:rFonts w:ascii="Montserrat" w:hAnsi="Montserrat" w:cs="Arial"/>
          <w:bCs/>
          <w:rPrChange w:id="1582" w:author="Angelica Rodriguez Ortega" w:date="2023-03-21T19:01:00Z">
            <w:rPr>
              <w:rFonts w:ascii="Montserrat" w:hAnsi="Montserrat" w:cs="Arial"/>
              <w:bCs/>
              <w:sz w:val="20"/>
              <w:szCs w:val="20"/>
            </w:rPr>
          </w:rPrChange>
        </w:rPr>
        <w:t>a) Mensual, modificación de la DPN.</w:t>
      </w:r>
    </w:p>
    <w:p w14:paraId="0ECD8E78" w14:textId="77777777" w:rsidR="0090016C" w:rsidRPr="00684B76" w:rsidRDefault="0090016C" w:rsidP="00BF16C3">
      <w:pPr>
        <w:pStyle w:val="Prrafodelista"/>
        <w:ind w:left="851" w:right="49"/>
        <w:jc w:val="both"/>
        <w:rPr>
          <w:rFonts w:ascii="Montserrat" w:hAnsi="Montserrat" w:cs="Arial"/>
          <w:bCs/>
          <w:rPrChange w:id="1583" w:author="Angelica Rodriguez Ortega" w:date="2023-03-21T19:01:00Z">
            <w:rPr>
              <w:rFonts w:ascii="Montserrat" w:hAnsi="Montserrat" w:cs="Arial"/>
              <w:bCs/>
              <w:sz w:val="20"/>
              <w:szCs w:val="20"/>
            </w:rPr>
          </w:rPrChange>
        </w:rPr>
      </w:pPr>
      <w:r w:rsidRPr="00684B76">
        <w:rPr>
          <w:rFonts w:ascii="Montserrat" w:hAnsi="Montserrat" w:cs="Arial"/>
          <w:bCs/>
          <w:rPrChange w:id="1584" w:author="Angelica Rodriguez Ortega" w:date="2023-03-21T19:01:00Z">
            <w:rPr>
              <w:rFonts w:ascii="Montserrat" w:hAnsi="Montserrat" w:cs="Arial"/>
              <w:bCs/>
              <w:sz w:val="20"/>
              <w:szCs w:val="20"/>
            </w:rPr>
          </w:rPrChange>
        </w:rPr>
        <w:t>b) Medicamento extraordinario en un lapso de 48 horas.</w:t>
      </w:r>
    </w:p>
    <w:p w14:paraId="7EDF5566" w14:textId="77777777" w:rsidR="0090016C" w:rsidRPr="00684B76" w:rsidRDefault="00BF16C3" w:rsidP="00BF16C3">
      <w:pPr>
        <w:pStyle w:val="Prrafodelista"/>
        <w:ind w:left="851" w:right="49"/>
        <w:jc w:val="both"/>
        <w:rPr>
          <w:rFonts w:ascii="Montserrat" w:hAnsi="Montserrat" w:cs="Arial"/>
          <w:bCs/>
          <w:rPrChange w:id="1585" w:author="Angelica Rodriguez Ortega" w:date="2023-03-21T19:01:00Z">
            <w:rPr>
              <w:rFonts w:ascii="Montserrat" w:hAnsi="Montserrat" w:cs="Arial"/>
              <w:bCs/>
              <w:sz w:val="20"/>
              <w:szCs w:val="20"/>
            </w:rPr>
          </w:rPrChange>
        </w:rPr>
      </w:pPr>
      <w:r w:rsidRPr="00684B76">
        <w:rPr>
          <w:rFonts w:ascii="Montserrat" w:hAnsi="Montserrat" w:cs="Arial"/>
          <w:bCs/>
          <w:rPrChange w:id="1586" w:author="Angelica Rodriguez Ortega" w:date="2023-03-21T19:01:00Z">
            <w:rPr>
              <w:rFonts w:ascii="Montserrat" w:hAnsi="Montserrat" w:cs="Arial"/>
              <w:bCs/>
              <w:sz w:val="20"/>
              <w:szCs w:val="20"/>
            </w:rPr>
          </w:rPrChange>
        </w:rPr>
        <w:t>c</w:t>
      </w:r>
      <w:r w:rsidR="0090016C" w:rsidRPr="00684B76">
        <w:rPr>
          <w:rFonts w:ascii="Montserrat" w:hAnsi="Montserrat" w:cs="Arial"/>
          <w:bCs/>
          <w:rPrChange w:id="1587" w:author="Angelica Rodriguez Ortega" w:date="2023-03-21T19:01:00Z">
            <w:rPr>
              <w:rFonts w:ascii="Montserrat" w:hAnsi="Montserrat" w:cs="Arial"/>
              <w:bCs/>
              <w:sz w:val="20"/>
              <w:szCs w:val="20"/>
            </w:rPr>
          </w:rPrChange>
        </w:rPr>
        <w:t>) Medicamento soporte de vida (horas)</w:t>
      </w:r>
    </w:p>
    <w:p w14:paraId="58DC3904" w14:textId="77777777" w:rsidR="0090016C" w:rsidRPr="00684B76" w:rsidRDefault="0090016C" w:rsidP="0090016C">
      <w:pPr>
        <w:pStyle w:val="Prrafodelista"/>
        <w:ind w:left="426" w:right="49"/>
        <w:jc w:val="both"/>
        <w:rPr>
          <w:rFonts w:ascii="Montserrat" w:hAnsi="Montserrat" w:cs="Arial"/>
          <w:bCs/>
          <w:rPrChange w:id="1588" w:author="Angelica Rodriguez Ortega" w:date="2023-03-21T19:01:00Z">
            <w:rPr>
              <w:rFonts w:ascii="Montserrat" w:hAnsi="Montserrat" w:cs="Arial"/>
              <w:bCs/>
              <w:sz w:val="20"/>
              <w:szCs w:val="20"/>
            </w:rPr>
          </w:rPrChange>
        </w:rPr>
      </w:pPr>
    </w:p>
    <w:p w14:paraId="13843E2D" w14:textId="77777777" w:rsidR="0090016C" w:rsidRPr="00684B76" w:rsidRDefault="0090016C" w:rsidP="00E05DDC">
      <w:pPr>
        <w:pStyle w:val="Prrafodelista"/>
        <w:widowControl/>
        <w:numPr>
          <w:ilvl w:val="0"/>
          <w:numId w:val="6"/>
        </w:numPr>
        <w:autoSpaceDE/>
        <w:autoSpaceDN/>
        <w:ind w:left="426" w:right="49" w:hanging="397"/>
        <w:contextualSpacing/>
        <w:jc w:val="both"/>
        <w:rPr>
          <w:rFonts w:ascii="Montserrat" w:hAnsi="Montserrat" w:cs="Arial"/>
          <w:bCs/>
          <w:rPrChange w:id="1589" w:author="Angelica Rodriguez Ortega" w:date="2023-03-21T19:01:00Z">
            <w:rPr>
              <w:rFonts w:ascii="Montserrat" w:hAnsi="Montserrat" w:cs="Arial"/>
              <w:bCs/>
              <w:sz w:val="20"/>
              <w:szCs w:val="20"/>
            </w:rPr>
          </w:rPrChange>
        </w:rPr>
      </w:pPr>
      <w:r w:rsidRPr="00684B76">
        <w:rPr>
          <w:rFonts w:ascii="Montserrat" w:hAnsi="Montserrat" w:cs="Arial"/>
          <w:bCs/>
          <w:rPrChange w:id="1590" w:author="Angelica Rodriguez Ortega" w:date="2023-03-21T19:01:00Z">
            <w:rPr>
              <w:rFonts w:ascii="Montserrat" w:hAnsi="Montserrat" w:cs="Arial"/>
              <w:bCs/>
              <w:sz w:val="20"/>
              <w:szCs w:val="20"/>
            </w:rPr>
          </w:rPrChange>
        </w:rPr>
        <w:t>Las Unidades Médicas de Primer Nivel de atención que cuenten con médicos especialistas, podrán valorar a pacientes de otras Unidades Médicas, elaborando la Contrarreferencia para el inicio o continuidad de tratamiento.</w:t>
      </w:r>
    </w:p>
    <w:p w14:paraId="5351F127" w14:textId="77777777" w:rsidR="0090016C" w:rsidRPr="00684B76" w:rsidRDefault="0090016C" w:rsidP="0090016C">
      <w:pPr>
        <w:pStyle w:val="Ttulo1"/>
        <w:spacing w:before="0"/>
        <w:ind w:left="426" w:right="49" w:hanging="397"/>
        <w:rPr>
          <w:rFonts w:cs="Arial"/>
          <w:sz w:val="22"/>
          <w:szCs w:val="22"/>
          <w:rPrChange w:id="1591" w:author="Angelica Rodriguez Ortega" w:date="2023-03-21T19:01:00Z">
            <w:rPr>
              <w:rFonts w:cs="Arial"/>
              <w:sz w:val="20"/>
              <w:szCs w:val="20"/>
            </w:rPr>
          </w:rPrChange>
        </w:rPr>
      </w:pPr>
    </w:p>
    <w:p w14:paraId="099D56D6" w14:textId="77777777" w:rsidR="0090016C" w:rsidRPr="00684B76" w:rsidRDefault="0090016C" w:rsidP="0090016C">
      <w:pPr>
        <w:pStyle w:val="Ttulo1"/>
        <w:spacing w:before="0"/>
        <w:ind w:left="426" w:right="49" w:hanging="397"/>
        <w:rPr>
          <w:rFonts w:cs="Arial"/>
          <w:sz w:val="22"/>
          <w:szCs w:val="22"/>
          <w:rPrChange w:id="1592" w:author="Angelica Rodriguez Ortega" w:date="2023-03-21T19:01:00Z">
            <w:rPr>
              <w:rFonts w:cs="Arial"/>
              <w:sz w:val="20"/>
              <w:szCs w:val="20"/>
            </w:rPr>
          </w:rPrChange>
        </w:rPr>
      </w:pPr>
      <w:r w:rsidRPr="00684B76">
        <w:rPr>
          <w:rFonts w:cs="Arial"/>
          <w:sz w:val="22"/>
          <w:szCs w:val="22"/>
          <w:rPrChange w:id="1593" w:author="Angelica Rodriguez Ortega" w:date="2023-03-21T19:01:00Z">
            <w:rPr>
              <w:rFonts w:cs="Arial"/>
              <w:sz w:val="20"/>
              <w:szCs w:val="20"/>
            </w:rPr>
          </w:rPrChange>
        </w:rPr>
        <w:t xml:space="preserve"> 5.3 Subrogación</w:t>
      </w:r>
    </w:p>
    <w:p w14:paraId="74191845" w14:textId="77777777" w:rsidR="0090016C" w:rsidRPr="00684B76" w:rsidRDefault="0090016C" w:rsidP="0090016C">
      <w:pPr>
        <w:pStyle w:val="Prrafodelista"/>
        <w:tabs>
          <w:tab w:val="left" w:pos="3650"/>
        </w:tabs>
        <w:ind w:left="426" w:right="49" w:hanging="397"/>
        <w:jc w:val="both"/>
        <w:rPr>
          <w:rFonts w:ascii="Montserrat" w:hAnsi="Montserrat" w:cs="Arial"/>
          <w:rPrChange w:id="1594" w:author="Angelica Rodriguez Ortega" w:date="2023-03-21T19:01:00Z">
            <w:rPr>
              <w:rFonts w:ascii="Montserrat" w:hAnsi="Montserrat" w:cs="Arial"/>
              <w:sz w:val="20"/>
              <w:szCs w:val="20"/>
            </w:rPr>
          </w:rPrChange>
        </w:rPr>
      </w:pPr>
    </w:p>
    <w:p w14:paraId="01C508AE"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595" w:author="Angelica Rodriguez Ortega" w:date="2023-03-21T19:01:00Z">
            <w:rPr>
              <w:rFonts w:ascii="Montserrat" w:hAnsi="Montserrat" w:cs="Arial"/>
              <w:sz w:val="20"/>
              <w:szCs w:val="20"/>
            </w:rPr>
          </w:rPrChange>
        </w:rPr>
      </w:pPr>
      <w:r w:rsidRPr="00684B76">
        <w:rPr>
          <w:rFonts w:ascii="Montserrat" w:hAnsi="Montserrat" w:cs="Arial"/>
          <w:rPrChange w:id="1596" w:author="Angelica Rodriguez Ortega" w:date="2023-03-21T19:01:00Z">
            <w:rPr>
              <w:rFonts w:ascii="Montserrat" w:hAnsi="Montserrat" w:cs="Arial"/>
              <w:sz w:val="20"/>
              <w:szCs w:val="20"/>
            </w:rPr>
          </w:rPrChange>
        </w:rPr>
        <w:t xml:space="preserve">Los </w:t>
      </w:r>
      <w:proofErr w:type="gramStart"/>
      <w:r w:rsidRPr="00684B76">
        <w:rPr>
          <w:rFonts w:ascii="Montserrat" w:hAnsi="Montserrat" w:cs="Arial"/>
          <w:rPrChange w:id="1597" w:author="Angelica Rodriguez Ortega" w:date="2023-03-21T19:01:00Z">
            <w:rPr>
              <w:rFonts w:ascii="Montserrat" w:hAnsi="Montserrat" w:cs="Arial"/>
              <w:sz w:val="20"/>
              <w:szCs w:val="20"/>
            </w:rPr>
          </w:rPrChange>
        </w:rPr>
        <w:t>Subdelegados</w:t>
      </w:r>
      <w:proofErr w:type="gramEnd"/>
      <w:r w:rsidRPr="00684B76">
        <w:rPr>
          <w:rFonts w:ascii="Montserrat" w:hAnsi="Montserrat" w:cs="Arial"/>
          <w:rPrChange w:id="1598" w:author="Angelica Rodriguez Ortega" w:date="2023-03-21T19:01:00Z">
            <w:rPr>
              <w:rFonts w:ascii="Montserrat" w:hAnsi="Montserrat" w:cs="Arial"/>
              <w:sz w:val="20"/>
              <w:szCs w:val="20"/>
            </w:rPr>
          </w:rPrChange>
        </w:rPr>
        <w:t xml:space="preserve"> Médicos, promoverán en su ámbito local, estatal o regional, la formalización de convenios de intercambio de servicios médicos especializados, de hospitalización y servicios auxiliares de diagnóstico y tratamiento, con unidades del sector salud.</w:t>
      </w:r>
    </w:p>
    <w:p w14:paraId="7EEAA731" w14:textId="77777777" w:rsidR="0090016C" w:rsidRPr="00684B76" w:rsidRDefault="0090016C" w:rsidP="0090016C">
      <w:pPr>
        <w:pStyle w:val="Prrafodelista"/>
        <w:ind w:left="426" w:right="49" w:hanging="284"/>
        <w:jc w:val="both"/>
        <w:rPr>
          <w:rFonts w:ascii="Montserrat" w:hAnsi="Montserrat" w:cs="Arial"/>
          <w:rPrChange w:id="1599" w:author="Angelica Rodriguez Ortega" w:date="2023-03-21T19:01:00Z">
            <w:rPr>
              <w:rFonts w:ascii="Montserrat" w:hAnsi="Montserrat" w:cs="Arial"/>
              <w:sz w:val="20"/>
              <w:szCs w:val="20"/>
            </w:rPr>
          </w:rPrChange>
        </w:rPr>
      </w:pPr>
    </w:p>
    <w:p w14:paraId="0B1CF48C"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00" w:author="Angelica Rodriguez Ortega" w:date="2023-03-21T19:01:00Z">
            <w:rPr>
              <w:rFonts w:ascii="Montserrat" w:hAnsi="Montserrat" w:cs="Arial"/>
              <w:sz w:val="20"/>
              <w:szCs w:val="20"/>
            </w:rPr>
          </w:rPrChange>
        </w:rPr>
      </w:pPr>
      <w:r w:rsidRPr="00684B76">
        <w:rPr>
          <w:rFonts w:ascii="Montserrat" w:hAnsi="Montserrat" w:cs="Arial"/>
          <w:rPrChange w:id="1601" w:author="Angelica Rodriguez Ortega" w:date="2023-03-21T19:01:00Z">
            <w:rPr>
              <w:rFonts w:ascii="Montserrat" w:hAnsi="Montserrat" w:cs="Arial"/>
              <w:sz w:val="20"/>
              <w:szCs w:val="20"/>
            </w:rPr>
          </w:rPrChange>
        </w:rPr>
        <w:t>Determinarán con base en estudios de costo–efectividad, la conveniencia de desplazar en forma programada a un médico especialista, desde una unidad de mayor complejidad a otra de menor capacidad resolutiva, para atender a un grupo de pacientes que requieran los servicios de esa especialidad o la conveniencia de que un médico especialista, capacite a los médicos tratantes que originan las referencias de pacientes.</w:t>
      </w:r>
    </w:p>
    <w:p w14:paraId="70DE5F12" w14:textId="77777777" w:rsidR="0090016C" w:rsidRPr="00684B76" w:rsidRDefault="0090016C" w:rsidP="0090016C">
      <w:pPr>
        <w:pStyle w:val="Ttulo1"/>
        <w:spacing w:before="0"/>
        <w:ind w:left="426" w:right="49" w:hanging="284"/>
        <w:rPr>
          <w:rFonts w:eastAsiaTheme="minorHAnsi" w:cs="Arial"/>
          <w:b w:val="0"/>
          <w:sz w:val="22"/>
          <w:szCs w:val="22"/>
          <w:rPrChange w:id="1602" w:author="Angelica Rodriguez Ortega" w:date="2023-03-21T19:01:00Z">
            <w:rPr>
              <w:rFonts w:eastAsiaTheme="minorHAnsi" w:cs="Arial"/>
              <w:b w:val="0"/>
              <w:sz w:val="20"/>
              <w:szCs w:val="20"/>
            </w:rPr>
          </w:rPrChange>
        </w:rPr>
      </w:pPr>
      <w:bookmarkStart w:id="1603" w:name="_Toc106024540"/>
    </w:p>
    <w:p w14:paraId="1DF228EE" w14:textId="02A77F10"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04" w:author="Angelica Rodriguez Ortega" w:date="2023-03-21T19:01:00Z">
            <w:rPr>
              <w:rFonts w:ascii="Montserrat" w:hAnsi="Montserrat" w:cs="Arial"/>
              <w:sz w:val="20"/>
              <w:szCs w:val="20"/>
            </w:rPr>
          </w:rPrChange>
        </w:rPr>
      </w:pPr>
      <w:r w:rsidRPr="00684B76">
        <w:rPr>
          <w:rFonts w:ascii="Montserrat" w:hAnsi="Montserrat" w:cs="Arial"/>
          <w:rPrChange w:id="1605" w:author="Angelica Rodriguez Ortega" w:date="2023-03-21T19:01:00Z">
            <w:rPr>
              <w:rFonts w:ascii="Montserrat" w:hAnsi="Montserrat" w:cs="Arial"/>
              <w:sz w:val="20"/>
              <w:szCs w:val="20"/>
            </w:rPr>
          </w:rPrChange>
        </w:rPr>
        <w:t xml:space="preserve">Establecerán la factibilidad, con base en estudios de costo–efectividad, de trasladar a los pacientes en grupo, guiados </w:t>
      </w:r>
      <w:proofErr w:type="gramStart"/>
      <w:r w:rsidR="00E60542" w:rsidRPr="00684B76">
        <w:rPr>
          <w:rFonts w:ascii="Montserrat" w:hAnsi="Montserrat" w:cs="Arial"/>
          <w:rPrChange w:id="1606" w:author="Angelica Rodriguez Ortega" w:date="2023-03-21T19:01:00Z">
            <w:rPr>
              <w:rFonts w:ascii="Montserrat" w:hAnsi="Montserrat" w:cs="Arial"/>
              <w:sz w:val="20"/>
              <w:szCs w:val="20"/>
            </w:rPr>
          </w:rPrChange>
        </w:rPr>
        <w:t>de acuerdo a</w:t>
      </w:r>
      <w:proofErr w:type="gramEnd"/>
      <w:r w:rsidR="00E60542" w:rsidRPr="00684B76">
        <w:rPr>
          <w:rFonts w:ascii="Montserrat" w:hAnsi="Montserrat" w:cs="Arial"/>
          <w:rPrChange w:id="1607" w:author="Angelica Rodriguez Ortega" w:date="2023-03-21T19:01:00Z">
            <w:rPr>
              <w:rFonts w:ascii="Montserrat" w:hAnsi="Montserrat" w:cs="Arial"/>
              <w:sz w:val="20"/>
              <w:szCs w:val="20"/>
            </w:rPr>
          </w:rPrChange>
        </w:rPr>
        <w:t xml:space="preserve"> la solicitud de la unidad médica receptora</w:t>
      </w:r>
      <w:r w:rsidRPr="00684B76">
        <w:rPr>
          <w:rFonts w:ascii="Montserrat" w:hAnsi="Montserrat" w:cs="Arial"/>
          <w:rPrChange w:id="1608" w:author="Angelica Rodriguez Ortega" w:date="2023-03-21T19:01:00Z">
            <w:rPr>
              <w:rFonts w:ascii="Montserrat" w:hAnsi="Montserrat" w:cs="Arial"/>
              <w:sz w:val="20"/>
              <w:szCs w:val="20"/>
            </w:rPr>
          </w:rPrChange>
        </w:rPr>
        <w:t>, cuando estos sean referidos a una misma unidad de mayor complejidad.</w:t>
      </w:r>
      <w:bookmarkEnd w:id="1603"/>
    </w:p>
    <w:p w14:paraId="6E1901CF" w14:textId="77777777" w:rsidR="0090016C" w:rsidRPr="00684B76" w:rsidRDefault="0090016C" w:rsidP="0090016C">
      <w:pPr>
        <w:ind w:left="426" w:right="49" w:hanging="284"/>
        <w:jc w:val="both"/>
        <w:rPr>
          <w:rFonts w:ascii="Montserrat" w:hAnsi="Montserrat" w:cs="Arial"/>
          <w:rPrChange w:id="1609" w:author="Angelica Rodriguez Ortega" w:date="2023-03-21T19:01:00Z">
            <w:rPr>
              <w:rFonts w:ascii="Montserrat" w:hAnsi="Montserrat" w:cs="Arial"/>
              <w:sz w:val="20"/>
              <w:szCs w:val="20"/>
            </w:rPr>
          </w:rPrChange>
        </w:rPr>
      </w:pPr>
    </w:p>
    <w:p w14:paraId="506749C0"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10" w:author="Angelica Rodriguez Ortega" w:date="2023-03-21T19:01:00Z">
            <w:rPr>
              <w:rFonts w:ascii="Montserrat" w:hAnsi="Montserrat" w:cs="Arial"/>
              <w:sz w:val="20"/>
              <w:szCs w:val="20"/>
            </w:rPr>
          </w:rPrChange>
        </w:rPr>
      </w:pPr>
      <w:r w:rsidRPr="00684B76">
        <w:rPr>
          <w:rFonts w:ascii="Montserrat" w:hAnsi="Montserrat" w:cs="Arial"/>
          <w:rPrChange w:id="1611" w:author="Angelica Rodriguez Ortega" w:date="2023-03-21T19:01:00Z">
            <w:rPr>
              <w:rFonts w:ascii="Montserrat" w:hAnsi="Montserrat" w:cs="Arial"/>
              <w:sz w:val="20"/>
              <w:szCs w:val="20"/>
            </w:rPr>
          </w:rPrChange>
        </w:rPr>
        <w:t xml:space="preserve">Para la subrogación de un servicio requerido, se autorizará de conformidad con el análisis costo–beneficio, con cargo al Presupuesto de la unidad médica receptora, en caso de que no tenga capacidad presupuestal, deberá ser resuelto por la Subdelegación médica correspondiente. </w:t>
      </w:r>
    </w:p>
    <w:p w14:paraId="258525CA" w14:textId="77777777" w:rsidR="0090016C" w:rsidRPr="00684B76" w:rsidRDefault="0090016C" w:rsidP="0090016C">
      <w:pPr>
        <w:pStyle w:val="Prrafodelista"/>
        <w:ind w:left="426" w:right="49" w:hanging="284"/>
        <w:jc w:val="both"/>
        <w:rPr>
          <w:rFonts w:ascii="Montserrat" w:hAnsi="Montserrat" w:cs="Arial"/>
          <w:rPrChange w:id="1612" w:author="Angelica Rodriguez Ortega" w:date="2023-03-21T19:01:00Z">
            <w:rPr>
              <w:rFonts w:ascii="Montserrat" w:hAnsi="Montserrat" w:cs="Arial"/>
              <w:sz w:val="20"/>
              <w:szCs w:val="20"/>
            </w:rPr>
          </w:rPrChange>
        </w:rPr>
      </w:pPr>
    </w:p>
    <w:p w14:paraId="00078476"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13" w:author="Angelica Rodriguez Ortega" w:date="2023-03-21T19:01:00Z">
            <w:rPr>
              <w:rFonts w:ascii="Montserrat" w:hAnsi="Montserrat" w:cs="Arial"/>
              <w:sz w:val="20"/>
              <w:szCs w:val="20"/>
            </w:rPr>
          </w:rPrChange>
        </w:rPr>
      </w:pPr>
      <w:r w:rsidRPr="00684B76">
        <w:rPr>
          <w:rFonts w:ascii="Montserrat" w:hAnsi="Montserrat" w:cs="Arial"/>
          <w:rPrChange w:id="1614" w:author="Angelica Rodriguez Ortega" w:date="2023-03-21T19:01:00Z">
            <w:rPr>
              <w:rFonts w:ascii="Montserrat" w:hAnsi="Montserrat" w:cs="Arial"/>
              <w:sz w:val="20"/>
              <w:szCs w:val="20"/>
            </w:rPr>
          </w:rPrChange>
        </w:rPr>
        <w:t>Las Unidades Médicas emisoras y/o receptoras, con apoyo de la Subdelegación médica, realizarán estudios de costo – beneficio, que justifiquen la subrogación local de servicios en substitución, de la referencia de pacientes, cuando las unidades médicas receptoras no estén en posibilidad de atender las peticiones de referencia por razón de saturación de servicios, falta de capacidad resolutiva, inexistencia de equipos o por falla temporal de éstos.</w:t>
      </w:r>
    </w:p>
    <w:p w14:paraId="3B7160AF" w14:textId="77777777" w:rsidR="0090016C" w:rsidRPr="00684B76" w:rsidRDefault="0090016C" w:rsidP="0090016C">
      <w:pPr>
        <w:pStyle w:val="Prrafodelista"/>
        <w:ind w:left="426" w:right="49" w:hanging="284"/>
        <w:jc w:val="both"/>
        <w:rPr>
          <w:rFonts w:ascii="Montserrat" w:hAnsi="Montserrat" w:cs="Arial"/>
          <w:rPrChange w:id="1615" w:author="Angelica Rodriguez Ortega" w:date="2023-03-21T19:01:00Z">
            <w:rPr>
              <w:rFonts w:ascii="Montserrat" w:hAnsi="Montserrat" w:cs="Arial"/>
              <w:sz w:val="20"/>
              <w:szCs w:val="20"/>
            </w:rPr>
          </w:rPrChange>
        </w:rPr>
      </w:pPr>
    </w:p>
    <w:p w14:paraId="0796EDCC"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16" w:author="Angelica Rodriguez Ortega" w:date="2023-03-21T19:01:00Z">
            <w:rPr>
              <w:rFonts w:ascii="Montserrat" w:hAnsi="Montserrat" w:cs="Arial"/>
              <w:sz w:val="20"/>
              <w:szCs w:val="20"/>
            </w:rPr>
          </w:rPrChange>
        </w:rPr>
      </w:pPr>
      <w:r w:rsidRPr="00684B76">
        <w:rPr>
          <w:rFonts w:ascii="Montserrat" w:hAnsi="Montserrat" w:cs="Arial"/>
          <w:rPrChange w:id="1617" w:author="Angelica Rodriguez Ortega" w:date="2023-03-21T19:01:00Z">
            <w:rPr>
              <w:rFonts w:ascii="Montserrat" w:hAnsi="Montserrat" w:cs="Arial"/>
              <w:sz w:val="20"/>
              <w:szCs w:val="20"/>
            </w:rPr>
          </w:rPrChange>
        </w:rPr>
        <w:t>El paciente hospitalizado o externo, necesita la subrogación de estudio y/o tratamiento, NO será limitado lo anterior por no corresponder a la Regionalización Operativa de la Red de Servicios de Salud.</w:t>
      </w:r>
    </w:p>
    <w:p w14:paraId="442D7284" w14:textId="77777777" w:rsidR="0090016C" w:rsidRPr="00684B76" w:rsidRDefault="0090016C" w:rsidP="0090016C">
      <w:pPr>
        <w:pStyle w:val="Prrafodelista"/>
        <w:ind w:left="426" w:right="49" w:hanging="284"/>
        <w:jc w:val="both"/>
        <w:rPr>
          <w:rFonts w:ascii="Montserrat" w:hAnsi="Montserrat" w:cs="Arial"/>
          <w:b/>
          <w:rPrChange w:id="1618" w:author="Angelica Rodriguez Ortega" w:date="2023-03-21T19:01:00Z">
            <w:rPr>
              <w:rFonts w:ascii="Montserrat" w:hAnsi="Montserrat" w:cs="Arial"/>
              <w:b/>
              <w:sz w:val="20"/>
              <w:szCs w:val="20"/>
            </w:rPr>
          </w:rPrChange>
        </w:rPr>
      </w:pPr>
    </w:p>
    <w:p w14:paraId="1E8F0FC4" w14:textId="77777777" w:rsidR="0090016C" w:rsidRPr="00684B76" w:rsidRDefault="0090016C" w:rsidP="00E05DDC">
      <w:pPr>
        <w:pStyle w:val="Prrafodelista"/>
        <w:widowControl/>
        <w:numPr>
          <w:ilvl w:val="0"/>
          <w:numId w:val="7"/>
        </w:numPr>
        <w:autoSpaceDE/>
        <w:autoSpaceDN/>
        <w:ind w:left="426" w:right="49" w:hanging="284"/>
        <w:contextualSpacing/>
        <w:jc w:val="both"/>
        <w:rPr>
          <w:rFonts w:ascii="Montserrat" w:hAnsi="Montserrat" w:cs="Arial"/>
          <w:rPrChange w:id="1619" w:author="Angelica Rodriguez Ortega" w:date="2023-03-21T19:01:00Z">
            <w:rPr>
              <w:rFonts w:ascii="Montserrat" w:hAnsi="Montserrat" w:cs="Arial"/>
              <w:sz w:val="20"/>
              <w:szCs w:val="20"/>
            </w:rPr>
          </w:rPrChange>
        </w:rPr>
      </w:pPr>
      <w:r w:rsidRPr="00684B76">
        <w:rPr>
          <w:rFonts w:ascii="Montserrat" w:hAnsi="Montserrat" w:cs="Arial"/>
          <w:rPrChange w:id="1620" w:author="Angelica Rodriguez Ortega" w:date="2023-03-21T19:01:00Z">
            <w:rPr>
              <w:rFonts w:ascii="Montserrat" w:hAnsi="Montserrat" w:cs="Arial"/>
              <w:sz w:val="20"/>
              <w:szCs w:val="20"/>
            </w:rPr>
          </w:rPrChange>
        </w:rPr>
        <w:t>En el caso de los pacientes subsecuentes en consulta externa que ameriten estudio y/o tratamiento subrogado, se procederá independientemente de la regionalización y no corresponderá a la Unidad Médica emisora su realización.</w:t>
      </w:r>
    </w:p>
    <w:p w14:paraId="715C9590" w14:textId="77777777" w:rsidR="0090016C" w:rsidRPr="00684B76" w:rsidRDefault="0090016C" w:rsidP="0090016C">
      <w:pPr>
        <w:ind w:left="426" w:right="49" w:hanging="397"/>
        <w:jc w:val="both"/>
        <w:rPr>
          <w:rFonts w:ascii="Montserrat" w:hAnsi="Montserrat" w:cs="Arial"/>
          <w:rPrChange w:id="1621" w:author="Angelica Rodriguez Ortega" w:date="2023-03-21T19:01:00Z">
            <w:rPr>
              <w:rFonts w:ascii="Montserrat" w:hAnsi="Montserrat" w:cs="Arial"/>
              <w:sz w:val="20"/>
              <w:szCs w:val="20"/>
            </w:rPr>
          </w:rPrChange>
        </w:rPr>
      </w:pPr>
    </w:p>
    <w:p w14:paraId="07E29A78" w14:textId="77777777" w:rsidR="00AC2E6C" w:rsidRPr="00684B76" w:rsidRDefault="00AC2E6C">
      <w:pPr>
        <w:rPr>
          <w:rFonts w:ascii="Montserrat" w:hAnsi="Montserrat" w:cs="Arial"/>
          <w:rPrChange w:id="1622" w:author="Angelica Rodriguez Ortega" w:date="2023-03-21T19:01:00Z">
            <w:rPr>
              <w:rFonts w:ascii="Montserrat" w:hAnsi="Montserrat" w:cs="Arial"/>
              <w:sz w:val="20"/>
              <w:szCs w:val="20"/>
            </w:rPr>
          </w:rPrChange>
        </w:rPr>
      </w:pPr>
      <w:r w:rsidRPr="00684B76">
        <w:rPr>
          <w:rFonts w:ascii="Montserrat" w:hAnsi="Montserrat" w:cs="Arial"/>
          <w:rPrChange w:id="1623" w:author="Angelica Rodriguez Ortega" w:date="2023-03-21T19:01:00Z">
            <w:rPr>
              <w:rFonts w:ascii="Montserrat" w:hAnsi="Montserrat" w:cs="Arial"/>
              <w:sz w:val="20"/>
              <w:szCs w:val="20"/>
            </w:rPr>
          </w:rPrChange>
        </w:rPr>
        <w:br w:type="page"/>
      </w:r>
    </w:p>
    <w:p w14:paraId="1B4CA977" w14:textId="77777777" w:rsidR="0090016C" w:rsidRPr="00684B76" w:rsidRDefault="0090016C" w:rsidP="0090016C">
      <w:pPr>
        <w:ind w:left="426" w:right="49" w:hanging="397"/>
        <w:jc w:val="both"/>
        <w:rPr>
          <w:rFonts w:ascii="Montserrat" w:hAnsi="Montserrat" w:cs="Arial"/>
          <w:rPrChange w:id="1624" w:author="Angelica Rodriguez Ortega" w:date="2023-03-21T19:01:00Z">
            <w:rPr>
              <w:rFonts w:ascii="Montserrat" w:hAnsi="Montserrat" w:cs="Arial"/>
              <w:sz w:val="20"/>
              <w:szCs w:val="20"/>
            </w:rPr>
          </w:rPrChange>
        </w:rPr>
      </w:pPr>
    </w:p>
    <w:p w14:paraId="670DF2B9" w14:textId="77777777" w:rsidR="0090016C" w:rsidRPr="00684B76" w:rsidRDefault="0090016C" w:rsidP="0090016C">
      <w:pPr>
        <w:ind w:left="426" w:right="49" w:hanging="397"/>
        <w:jc w:val="both"/>
        <w:rPr>
          <w:rFonts w:ascii="Montserrat" w:hAnsi="Montserrat" w:cs="Arial"/>
          <w:b/>
          <w:rPrChange w:id="1625" w:author="Angelica Rodriguez Ortega" w:date="2023-03-21T19:01:00Z">
            <w:rPr>
              <w:rFonts w:ascii="Montserrat" w:hAnsi="Montserrat" w:cs="Arial"/>
              <w:b/>
              <w:sz w:val="20"/>
              <w:szCs w:val="20"/>
            </w:rPr>
          </w:rPrChange>
        </w:rPr>
      </w:pPr>
      <w:r w:rsidRPr="00684B76">
        <w:rPr>
          <w:rFonts w:ascii="Montserrat" w:hAnsi="Montserrat" w:cs="Arial"/>
          <w:b/>
          <w:rPrChange w:id="1626" w:author="Angelica Rodriguez Ortega" w:date="2023-03-21T19:01:00Z">
            <w:rPr>
              <w:rFonts w:ascii="Montserrat" w:hAnsi="Montserrat" w:cs="Arial"/>
              <w:b/>
              <w:sz w:val="20"/>
              <w:szCs w:val="20"/>
            </w:rPr>
          </w:rPrChange>
        </w:rPr>
        <w:t>5.4 Telemedicina</w:t>
      </w:r>
    </w:p>
    <w:p w14:paraId="1D25A1C3" w14:textId="77777777" w:rsidR="0090016C" w:rsidRPr="00684B76" w:rsidRDefault="0090016C" w:rsidP="0090016C">
      <w:pPr>
        <w:ind w:right="49"/>
        <w:jc w:val="both"/>
        <w:rPr>
          <w:rFonts w:ascii="Montserrat" w:hAnsi="Montserrat" w:cs="Arial"/>
          <w:rPrChange w:id="1627" w:author="Angelica Rodriguez Ortega" w:date="2023-03-21T19:01:00Z">
            <w:rPr>
              <w:rFonts w:ascii="Montserrat" w:hAnsi="Montserrat" w:cs="Arial"/>
              <w:sz w:val="20"/>
              <w:szCs w:val="20"/>
            </w:rPr>
          </w:rPrChange>
        </w:rPr>
      </w:pPr>
    </w:p>
    <w:p w14:paraId="47BB87A9" w14:textId="77777777" w:rsidR="0090016C" w:rsidRPr="00684B76" w:rsidRDefault="0090016C" w:rsidP="0090016C">
      <w:pPr>
        <w:ind w:right="49"/>
        <w:jc w:val="both"/>
        <w:rPr>
          <w:rFonts w:ascii="Montserrat" w:hAnsi="Montserrat" w:cs="Arial"/>
          <w:rPrChange w:id="1628" w:author="Angelica Rodriguez Ortega" w:date="2023-03-21T19:01:00Z">
            <w:rPr>
              <w:rFonts w:ascii="Montserrat" w:hAnsi="Montserrat" w:cs="Arial"/>
              <w:sz w:val="20"/>
              <w:szCs w:val="20"/>
            </w:rPr>
          </w:rPrChange>
        </w:rPr>
      </w:pPr>
      <w:r w:rsidRPr="00684B76">
        <w:rPr>
          <w:rFonts w:ascii="Montserrat" w:hAnsi="Montserrat" w:cs="Arial"/>
          <w:rPrChange w:id="1629" w:author="Angelica Rodriguez Ortega" w:date="2023-03-21T19:01:00Z">
            <w:rPr>
              <w:rFonts w:ascii="Montserrat" w:hAnsi="Montserrat" w:cs="Arial"/>
              <w:sz w:val="20"/>
              <w:szCs w:val="20"/>
            </w:rPr>
          </w:rPrChange>
        </w:rPr>
        <w:t>Con relación a las Unidades Médicas integradas al Programa de Telemedicina.</w:t>
      </w:r>
    </w:p>
    <w:p w14:paraId="005045BA" w14:textId="77777777" w:rsidR="0090016C" w:rsidRPr="00684B76" w:rsidRDefault="0090016C" w:rsidP="0090016C">
      <w:pPr>
        <w:ind w:right="49"/>
        <w:jc w:val="both"/>
        <w:rPr>
          <w:rFonts w:ascii="Montserrat" w:hAnsi="Montserrat" w:cs="Arial"/>
          <w:rPrChange w:id="1630" w:author="Angelica Rodriguez Ortega" w:date="2023-03-21T19:01:00Z">
            <w:rPr>
              <w:rFonts w:ascii="Montserrat" w:hAnsi="Montserrat" w:cs="Arial"/>
              <w:sz w:val="20"/>
              <w:szCs w:val="20"/>
            </w:rPr>
          </w:rPrChange>
        </w:rPr>
      </w:pPr>
    </w:p>
    <w:p w14:paraId="228F9031"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31" w:author="Angelica Rodriguez Ortega" w:date="2023-03-21T19:01:00Z">
            <w:rPr>
              <w:rFonts w:ascii="Montserrat" w:hAnsi="Montserrat" w:cs="Arial"/>
              <w:sz w:val="20"/>
              <w:szCs w:val="20"/>
            </w:rPr>
          </w:rPrChange>
        </w:rPr>
      </w:pPr>
      <w:r w:rsidRPr="00684B76">
        <w:rPr>
          <w:rFonts w:ascii="Montserrat" w:hAnsi="Montserrat" w:cs="Arial"/>
          <w:rPrChange w:id="1632" w:author="Angelica Rodriguez Ortega" w:date="2023-03-21T19:01:00Z">
            <w:rPr>
              <w:rFonts w:ascii="Montserrat" w:hAnsi="Montserrat" w:cs="Arial"/>
              <w:sz w:val="20"/>
              <w:szCs w:val="20"/>
            </w:rPr>
          </w:rPrChange>
        </w:rPr>
        <w:t xml:space="preserve">La programación de la </w:t>
      </w:r>
      <w:proofErr w:type="spellStart"/>
      <w:r w:rsidRPr="00684B76">
        <w:rPr>
          <w:rFonts w:ascii="Montserrat" w:hAnsi="Montserrat" w:cs="Arial"/>
          <w:rPrChange w:id="1633"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34" w:author="Angelica Rodriguez Ortega" w:date="2023-03-21T19:01:00Z">
            <w:rPr>
              <w:rFonts w:ascii="Montserrat" w:hAnsi="Montserrat" w:cs="Arial"/>
              <w:sz w:val="20"/>
              <w:szCs w:val="20"/>
            </w:rPr>
          </w:rPrChange>
        </w:rPr>
        <w:t xml:space="preserve"> será a través del Formato SM1-17 “Solicitud de Referencia y Contrarreferencia”, vía electrónica o recibidas de forma presencial, preferentemente con 24 horas de antelación, excepto las solicitudes urgentes. </w:t>
      </w:r>
    </w:p>
    <w:p w14:paraId="789B744D"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635" w:author="Angelica Rodriguez Ortega" w:date="2023-03-21T19:01:00Z">
            <w:rPr>
              <w:rFonts w:ascii="Montserrat" w:hAnsi="Montserrat" w:cs="Arial"/>
              <w:sz w:val="20"/>
              <w:szCs w:val="20"/>
            </w:rPr>
          </w:rPrChange>
        </w:rPr>
      </w:pPr>
    </w:p>
    <w:p w14:paraId="7EC9A7A7"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36" w:author="Angelica Rodriguez Ortega" w:date="2023-03-21T19:01:00Z">
            <w:rPr>
              <w:rFonts w:ascii="Montserrat" w:hAnsi="Montserrat" w:cs="Arial"/>
              <w:sz w:val="20"/>
              <w:szCs w:val="20"/>
            </w:rPr>
          </w:rPrChange>
        </w:rPr>
      </w:pPr>
      <w:r w:rsidRPr="00684B76">
        <w:rPr>
          <w:rFonts w:ascii="Montserrat" w:hAnsi="Montserrat" w:cs="Arial"/>
          <w:rPrChange w:id="1637" w:author="Angelica Rodriguez Ortega" w:date="2023-03-21T19:01:00Z">
            <w:rPr>
              <w:rFonts w:ascii="Montserrat" w:hAnsi="Montserrat" w:cs="Arial"/>
              <w:sz w:val="20"/>
              <w:szCs w:val="20"/>
            </w:rPr>
          </w:rPrChange>
        </w:rPr>
        <w:t>Se deberá contar con médico responsable del Programa de Telemedicina.</w:t>
      </w:r>
    </w:p>
    <w:p w14:paraId="1931B146" w14:textId="77777777" w:rsidR="00AC2E6C" w:rsidRPr="00684B76" w:rsidRDefault="00AC2E6C" w:rsidP="00AC2E6C">
      <w:pPr>
        <w:widowControl/>
        <w:autoSpaceDE/>
        <w:autoSpaceDN/>
        <w:ind w:right="49"/>
        <w:contextualSpacing/>
        <w:jc w:val="both"/>
        <w:rPr>
          <w:rFonts w:ascii="Montserrat" w:hAnsi="Montserrat" w:cs="Arial"/>
          <w:rPrChange w:id="1638" w:author="Angelica Rodriguez Ortega" w:date="2023-03-21T19:01:00Z">
            <w:rPr>
              <w:rFonts w:ascii="Montserrat" w:hAnsi="Montserrat" w:cs="Arial"/>
              <w:sz w:val="20"/>
              <w:szCs w:val="20"/>
            </w:rPr>
          </w:rPrChange>
        </w:rPr>
      </w:pPr>
    </w:p>
    <w:p w14:paraId="226A8ACC"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39" w:author="Angelica Rodriguez Ortega" w:date="2023-03-21T19:01:00Z">
            <w:rPr>
              <w:rFonts w:ascii="Montserrat" w:hAnsi="Montserrat" w:cs="Arial"/>
              <w:sz w:val="20"/>
              <w:szCs w:val="20"/>
            </w:rPr>
          </w:rPrChange>
        </w:rPr>
      </w:pPr>
      <w:r w:rsidRPr="00684B76">
        <w:rPr>
          <w:rFonts w:ascii="Montserrat" w:hAnsi="Montserrat" w:cs="Arial"/>
          <w:rPrChange w:id="1640" w:author="Angelica Rodriguez Ortega" w:date="2023-03-21T19:01:00Z">
            <w:rPr>
              <w:rFonts w:ascii="Montserrat" w:hAnsi="Montserrat" w:cs="Arial"/>
              <w:sz w:val="20"/>
              <w:szCs w:val="20"/>
            </w:rPr>
          </w:rPrChange>
        </w:rPr>
        <w:t>Se contará con la autorización del responsable del servicio en cada una de las unidades involucradas, dado que la Unidad Médica Receptora debe previamente solicitar la colaboración de las especialidades requeridas.</w:t>
      </w:r>
    </w:p>
    <w:p w14:paraId="6C5B68B5" w14:textId="77777777" w:rsidR="00AC2E6C" w:rsidRPr="00684B76" w:rsidRDefault="00AC2E6C" w:rsidP="00AC2E6C">
      <w:pPr>
        <w:widowControl/>
        <w:autoSpaceDE/>
        <w:autoSpaceDN/>
        <w:ind w:right="49"/>
        <w:contextualSpacing/>
        <w:jc w:val="both"/>
        <w:rPr>
          <w:rFonts w:ascii="Montserrat" w:hAnsi="Montserrat" w:cs="Arial"/>
          <w:rPrChange w:id="1641" w:author="Angelica Rodriguez Ortega" w:date="2023-03-21T19:01:00Z">
            <w:rPr>
              <w:rFonts w:ascii="Montserrat" w:hAnsi="Montserrat" w:cs="Arial"/>
              <w:sz w:val="20"/>
              <w:szCs w:val="20"/>
            </w:rPr>
          </w:rPrChange>
        </w:rPr>
      </w:pPr>
    </w:p>
    <w:p w14:paraId="09CCD53A"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42" w:author="Angelica Rodriguez Ortega" w:date="2023-03-21T19:01:00Z">
            <w:rPr>
              <w:rFonts w:ascii="Montserrat" w:hAnsi="Montserrat" w:cs="Arial"/>
              <w:sz w:val="20"/>
              <w:szCs w:val="20"/>
            </w:rPr>
          </w:rPrChange>
        </w:rPr>
      </w:pPr>
      <w:r w:rsidRPr="00684B76">
        <w:rPr>
          <w:rFonts w:ascii="Montserrat" w:hAnsi="Montserrat" w:cs="Arial"/>
          <w:rPrChange w:id="1643" w:author="Angelica Rodriguez Ortega" w:date="2023-03-21T19:01:00Z">
            <w:rPr>
              <w:rFonts w:ascii="Montserrat" w:hAnsi="Montserrat" w:cs="Arial"/>
              <w:sz w:val="20"/>
              <w:szCs w:val="20"/>
            </w:rPr>
          </w:rPrChange>
        </w:rPr>
        <w:t xml:space="preserve">La solicitud de </w:t>
      </w:r>
      <w:proofErr w:type="spellStart"/>
      <w:r w:rsidRPr="00684B76">
        <w:rPr>
          <w:rFonts w:ascii="Montserrat" w:hAnsi="Montserrat" w:cs="Arial"/>
          <w:rPrChange w:id="1644" w:author="Angelica Rodriguez Ortega" w:date="2023-03-21T19:01:00Z">
            <w:rPr>
              <w:rFonts w:ascii="Montserrat" w:hAnsi="Montserrat" w:cs="Arial"/>
              <w:sz w:val="20"/>
              <w:szCs w:val="20"/>
            </w:rPr>
          </w:rPrChange>
        </w:rPr>
        <w:t>teleconsultas</w:t>
      </w:r>
      <w:proofErr w:type="spellEnd"/>
      <w:r w:rsidRPr="00684B76">
        <w:rPr>
          <w:rFonts w:ascii="Montserrat" w:hAnsi="Montserrat" w:cs="Arial"/>
          <w:rPrChange w:id="1645" w:author="Angelica Rodriguez Ortega" w:date="2023-03-21T19:01:00Z">
            <w:rPr>
              <w:rFonts w:ascii="Montserrat" w:hAnsi="Montserrat" w:cs="Arial"/>
              <w:sz w:val="20"/>
              <w:szCs w:val="20"/>
            </w:rPr>
          </w:rPrChange>
        </w:rPr>
        <w:t>, se realizará sin dar apego a la Regionalización actual.</w:t>
      </w:r>
    </w:p>
    <w:p w14:paraId="121CD416" w14:textId="77777777" w:rsidR="00AC2E6C" w:rsidRPr="00684B76" w:rsidRDefault="00AC2E6C" w:rsidP="00AC2E6C">
      <w:pPr>
        <w:widowControl/>
        <w:autoSpaceDE/>
        <w:autoSpaceDN/>
        <w:ind w:right="49"/>
        <w:contextualSpacing/>
        <w:jc w:val="both"/>
        <w:rPr>
          <w:rFonts w:ascii="Montserrat" w:hAnsi="Montserrat" w:cs="Arial"/>
          <w:rPrChange w:id="1646" w:author="Angelica Rodriguez Ortega" w:date="2023-03-21T19:01:00Z">
            <w:rPr>
              <w:rFonts w:ascii="Montserrat" w:hAnsi="Montserrat" w:cs="Arial"/>
              <w:sz w:val="20"/>
              <w:szCs w:val="20"/>
            </w:rPr>
          </w:rPrChange>
        </w:rPr>
      </w:pPr>
    </w:p>
    <w:p w14:paraId="77010470"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47" w:author="Angelica Rodriguez Ortega" w:date="2023-03-21T19:01:00Z">
            <w:rPr>
              <w:rFonts w:ascii="Montserrat" w:hAnsi="Montserrat" w:cs="Arial"/>
              <w:sz w:val="20"/>
              <w:szCs w:val="20"/>
            </w:rPr>
          </w:rPrChange>
        </w:rPr>
      </w:pPr>
      <w:r w:rsidRPr="00684B76">
        <w:rPr>
          <w:rFonts w:ascii="Montserrat" w:hAnsi="Montserrat" w:cs="Arial"/>
          <w:rPrChange w:id="1648" w:author="Angelica Rodriguez Ortega" w:date="2023-03-21T19:01:00Z">
            <w:rPr>
              <w:rFonts w:ascii="Montserrat" w:hAnsi="Montserrat" w:cs="Arial"/>
              <w:sz w:val="20"/>
              <w:szCs w:val="20"/>
            </w:rPr>
          </w:rPrChange>
        </w:rPr>
        <w:t xml:space="preserve">Las </w:t>
      </w:r>
      <w:proofErr w:type="spellStart"/>
      <w:r w:rsidRPr="00684B76">
        <w:rPr>
          <w:rFonts w:ascii="Montserrat" w:hAnsi="Montserrat" w:cs="Arial"/>
          <w:rPrChange w:id="1649" w:author="Angelica Rodriguez Ortega" w:date="2023-03-21T19:01:00Z">
            <w:rPr>
              <w:rFonts w:ascii="Montserrat" w:hAnsi="Montserrat" w:cs="Arial"/>
              <w:sz w:val="20"/>
              <w:szCs w:val="20"/>
            </w:rPr>
          </w:rPrChange>
        </w:rPr>
        <w:t>teleconsultas</w:t>
      </w:r>
      <w:proofErr w:type="spellEnd"/>
      <w:r w:rsidRPr="00684B76">
        <w:rPr>
          <w:rFonts w:ascii="Montserrat" w:hAnsi="Montserrat" w:cs="Arial"/>
          <w:rPrChange w:id="1650" w:author="Angelica Rodriguez Ortega" w:date="2023-03-21T19:01:00Z">
            <w:rPr>
              <w:rFonts w:ascii="Montserrat" w:hAnsi="Montserrat" w:cs="Arial"/>
              <w:sz w:val="20"/>
              <w:szCs w:val="20"/>
            </w:rPr>
          </w:rPrChange>
        </w:rPr>
        <w:t xml:space="preserve"> serán otorgadas prioritariamente a pacientes que requieran de traslado a hospitales de referencia para la atención médica especializada de primera vez o subsecuente. </w:t>
      </w:r>
    </w:p>
    <w:p w14:paraId="7D144295" w14:textId="77777777" w:rsidR="00AC2E6C" w:rsidRPr="00684B76" w:rsidRDefault="00AC2E6C" w:rsidP="00AC2E6C">
      <w:pPr>
        <w:widowControl/>
        <w:autoSpaceDE/>
        <w:autoSpaceDN/>
        <w:ind w:right="49"/>
        <w:contextualSpacing/>
        <w:jc w:val="both"/>
        <w:rPr>
          <w:rFonts w:ascii="Montserrat" w:hAnsi="Montserrat" w:cs="Arial"/>
          <w:rPrChange w:id="1651" w:author="Angelica Rodriguez Ortega" w:date="2023-03-21T19:01:00Z">
            <w:rPr>
              <w:rFonts w:ascii="Montserrat" w:hAnsi="Montserrat" w:cs="Arial"/>
              <w:sz w:val="20"/>
              <w:szCs w:val="20"/>
            </w:rPr>
          </w:rPrChange>
        </w:rPr>
      </w:pPr>
    </w:p>
    <w:p w14:paraId="0D4B3EC0"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52" w:author="Angelica Rodriguez Ortega" w:date="2023-03-21T19:01:00Z">
            <w:rPr>
              <w:rFonts w:ascii="Montserrat" w:hAnsi="Montserrat" w:cs="Arial"/>
              <w:sz w:val="20"/>
              <w:szCs w:val="20"/>
            </w:rPr>
          </w:rPrChange>
        </w:rPr>
      </w:pPr>
      <w:r w:rsidRPr="00684B76">
        <w:rPr>
          <w:rFonts w:ascii="Montserrat" w:hAnsi="Montserrat" w:cs="Arial"/>
          <w:rPrChange w:id="1653" w:author="Angelica Rodriguez Ortega" w:date="2023-03-21T19:01:00Z">
            <w:rPr>
              <w:rFonts w:ascii="Montserrat" w:hAnsi="Montserrat" w:cs="Arial"/>
              <w:sz w:val="20"/>
              <w:szCs w:val="20"/>
            </w:rPr>
          </w:rPrChange>
        </w:rPr>
        <w:t xml:space="preserve">Se deberá contar con la autorización del paciente y será registrado en su expediente clínico. </w:t>
      </w:r>
    </w:p>
    <w:p w14:paraId="1AB2FF87"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654" w:author="Angelica Rodriguez Ortega" w:date="2023-03-21T19:01:00Z">
            <w:rPr>
              <w:rFonts w:ascii="Montserrat" w:hAnsi="Montserrat" w:cs="Arial"/>
              <w:sz w:val="20"/>
              <w:szCs w:val="20"/>
            </w:rPr>
          </w:rPrChange>
        </w:rPr>
      </w:pPr>
    </w:p>
    <w:p w14:paraId="2549C920" w14:textId="2D39435A" w:rsidR="00644F86" w:rsidRPr="00684B76" w:rsidRDefault="00B7041C" w:rsidP="00B7041C">
      <w:pPr>
        <w:pStyle w:val="Prrafodelista"/>
        <w:widowControl/>
        <w:autoSpaceDE/>
        <w:autoSpaceDN/>
        <w:ind w:left="426" w:right="49"/>
        <w:contextualSpacing/>
        <w:jc w:val="both"/>
        <w:rPr>
          <w:rFonts w:ascii="Montserrat" w:hAnsi="Montserrat" w:cs="Arial"/>
          <w:rPrChange w:id="1655" w:author="Angelica Rodriguez Ortega" w:date="2023-03-21T19:01:00Z">
            <w:rPr>
              <w:rFonts w:ascii="Montserrat" w:hAnsi="Montserrat" w:cs="Arial"/>
              <w:sz w:val="20"/>
              <w:szCs w:val="20"/>
            </w:rPr>
          </w:rPrChange>
        </w:rPr>
      </w:pPr>
      <w:r w:rsidRPr="00684B76">
        <w:rPr>
          <w:rFonts w:ascii="Montserrat" w:hAnsi="Montserrat" w:cs="Arial"/>
          <w:rPrChange w:id="1656" w:author="Angelica Rodriguez Ortega" w:date="2023-03-21T19:01:00Z">
            <w:rPr>
              <w:rFonts w:ascii="Montserrat" w:hAnsi="Montserrat" w:cs="Arial"/>
              <w:sz w:val="20"/>
              <w:szCs w:val="20"/>
            </w:rPr>
          </w:rPrChange>
        </w:rPr>
        <w:t>Una vez rec</w:t>
      </w:r>
      <w:r w:rsidR="00644F86" w:rsidRPr="00684B76">
        <w:rPr>
          <w:rFonts w:ascii="Montserrat" w:hAnsi="Montserrat" w:cs="Arial"/>
          <w:rPrChange w:id="1657" w:author="Angelica Rodriguez Ortega" w:date="2023-03-21T19:01:00Z">
            <w:rPr>
              <w:rFonts w:ascii="Montserrat" w:hAnsi="Montserrat" w:cs="Arial"/>
              <w:sz w:val="20"/>
              <w:szCs w:val="20"/>
            </w:rPr>
          </w:rPrChange>
        </w:rPr>
        <w:t>ibido</w:t>
      </w:r>
      <w:r w:rsidRPr="00684B76">
        <w:rPr>
          <w:rFonts w:ascii="Montserrat" w:hAnsi="Montserrat" w:cs="Arial"/>
          <w:rPrChange w:id="1658" w:author="Angelica Rodriguez Ortega" w:date="2023-03-21T19:01:00Z">
            <w:rPr>
              <w:rFonts w:ascii="Montserrat" w:hAnsi="Montserrat" w:cs="Arial"/>
              <w:sz w:val="20"/>
              <w:szCs w:val="20"/>
            </w:rPr>
          </w:rPrChange>
        </w:rPr>
        <w:t xml:space="preserve"> el formato de SM1-17 p</w:t>
      </w:r>
      <w:r w:rsidR="00644F86" w:rsidRPr="00684B76">
        <w:rPr>
          <w:rFonts w:ascii="Montserrat" w:hAnsi="Montserrat" w:cs="Arial"/>
          <w:rPrChange w:id="1659" w:author="Angelica Rodriguez Ortega" w:date="2023-03-21T19:01:00Z">
            <w:rPr>
              <w:rFonts w:ascii="Montserrat" w:hAnsi="Montserrat" w:cs="Arial"/>
              <w:sz w:val="20"/>
              <w:szCs w:val="20"/>
            </w:rPr>
          </w:rPrChange>
        </w:rPr>
        <w:t>or</w:t>
      </w:r>
      <w:r w:rsidRPr="00684B76">
        <w:rPr>
          <w:rFonts w:ascii="Montserrat" w:hAnsi="Montserrat" w:cs="Arial"/>
          <w:rPrChange w:id="1660" w:author="Angelica Rodriguez Ortega" w:date="2023-03-21T19:01:00Z">
            <w:rPr>
              <w:rFonts w:ascii="Montserrat" w:hAnsi="Montserrat" w:cs="Arial"/>
              <w:sz w:val="20"/>
              <w:szCs w:val="20"/>
            </w:rPr>
          </w:rPrChange>
        </w:rPr>
        <w:t xml:space="preserve"> telemedicina, se deberá dar respuesta en un lapso no mayor a </w:t>
      </w:r>
      <w:r w:rsidR="00644F86" w:rsidRPr="00684B76">
        <w:rPr>
          <w:rFonts w:ascii="Montserrat" w:hAnsi="Montserrat" w:cs="Arial"/>
          <w:rPrChange w:id="1661" w:author="Angelica Rodriguez Ortega" w:date="2023-03-21T19:01:00Z">
            <w:rPr>
              <w:rFonts w:ascii="Montserrat" w:hAnsi="Montserrat" w:cs="Arial"/>
              <w:sz w:val="20"/>
              <w:szCs w:val="20"/>
            </w:rPr>
          </w:rPrChange>
        </w:rPr>
        <w:t xml:space="preserve">72 </w:t>
      </w:r>
      <w:proofErr w:type="spellStart"/>
      <w:r w:rsidR="00644F86" w:rsidRPr="00684B76">
        <w:rPr>
          <w:rFonts w:ascii="Montserrat" w:hAnsi="Montserrat" w:cs="Arial"/>
          <w:rPrChange w:id="1662" w:author="Angelica Rodriguez Ortega" w:date="2023-03-21T19:01:00Z">
            <w:rPr>
              <w:rFonts w:ascii="Montserrat" w:hAnsi="Montserrat" w:cs="Arial"/>
              <w:sz w:val="20"/>
              <w:szCs w:val="20"/>
            </w:rPr>
          </w:rPrChange>
        </w:rPr>
        <w:t>hrs</w:t>
      </w:r>
      <w:proofErr w:type="spellEnd"/>
      <w:r w:rsidR="00644F86" w:rsidRPr="00684B76">
        <w:rPr>
          <w:rFonts w:ascii="Montserrat" w:hAnsi="Montserrat" w:cs="Arial"/>
          <w:rPrChange w:id="1663" w:author="Angelica Rodriguez Ortega" w:date="2023-03-21T19:01:00Z">
            <w:rPr>
              <w:rFonts w:ascii="Montserrat" w:hAnsi="Montserrat" w:cs="Arial"/>
              <w:sz w:val="20"/>
              <w:szCs w:val="20"/>
            </w:rPr>
          </w:rPrChange>
        </w:rPr>
        <w:t>.</w:t>
      </w:r>
    </w:p>
    <w:p w14:paraId="08D98C7F" w14:textId="53D4952F" w:rsidR="00A95654" w:rsidRPr="00684B76" w:rsidRDefault="00A95654" w:rsidP="00B7041C">
      <w:pPr>
        <w:pStyle w:val="Prrafodelista"/>
        <w:widowControl/>
        <w:autoSpaceDE/>
        <w:autoSpaceDN/>
        <w:ind w:left="426" w:right="49"/>
        <w:contextualSpacing/>
        <w:jc w:val="both"/>
        <w:rPr>
          <w:rFonts w:ascii="Montserrat" w:hAnsi="Montserrat" w:cs="Arial"/>
          <w:rPrChange w:id="1664" w:author="Angelica Rodriguez Ortega" w:date="2023-03-21T19:01:00Z">
            <w:rPr>
              <w:rFonts w:ascii="Montserrat" w:hAnsi="Montserrat" w:cs="Arial"/>
              <w:sz w:val="20"/>
              <w:szCs w:val="20"/>
            </w:rPr>
          </w:rPrChange>
        </w:rPr>
      </w:pPr>
      <w:r w:rsidRPr="00684B76">
        <w:rPr>
          <w:rFonts w:ascii="Montserrat" w:hAnsi="Montserrat" w:cs="Arial"/>
          <w:rPrChange w:id="1665" w:author="Angelica Rodriguez Ortega" w:date="2023-03-21T19:01:00Z">
            <w:rPr>
              <w:rFonts w:ascii="Montserrat" w:hAnsi="Montserrat" w:cs="Arial"/>
              <w:sz w:val="20"/>
              <w:szCs w:val="20"/>
            </w:rPr>
          </w:rPrChange>
        </w:rPr>
        <w:t xml:space="preserve">Una vez que el paciente que es presentado por telemedicina y amerite cita presencia, el responsable de telemedicina será el responsable de tramitar y notificar la cita a la unidad emisora, </w:t>
      </w:r>
    </w:p>
    <w:p w14:paraId="3A2C6AFA"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666" w:author="Angelica Rodriguez Ortega" w:date="2023-03-21T19:01:00Z">
            <w:rPr>
              <w:rFonts w:ascii="Montserrat" w:hAnsi="Montserrat" w:cs="Arial"/>
              <w:sz w:val="20"/>
              <w:szCs w:val="20"/>
            </w:rPr>
          </w:rPrChange>
        </w:rPr>
      </w:pPr>
    </w:p>
    <w:p w14:paraId="5510C88B"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67" w:author="Angelica Rodriguez Ortega" w:date="2023-03-21T19:01:00Z">
            <w:rPr>
              <w:rFonts w:ascii="Montserrat" w:hAnsi="Montserrat" w:cs="Arial"/>
              <w:sz w:val="20"/>
              <w:szCs w:val="20"/>
            </w:rPr>
          </w:rPrChange>
        </w:rPr>
      </w:pPr>
      <w:r w:rsidRPr="00684B76">
        <w:rPr>
          <w:rFonts w:ascii="Montserrat" w:hAnsi="Montserrat" w:cs="Arial"/>
          <w:rPrChange w:id="1668" w:author="Angelica Rodriguez Ortega" w:date="2023-03-21T19:01:00Z">
            <w:rPr>
              <w:rFonts w:ascii="Montserrat" w:hAnsi="Montserrat" w:cs="Arial"/>
              <w:sz w:val="20"/>
              <w:szCs w:val="20"/>
            </w:rPr>
          </w:rPrChange>
        </w:rPr>
        <w:t xml:space="preserve">Se deberá respetar el horario programado para la </w:t>
      </w:r>
      <w:proofErr w:type="spellStart"/>
      <w:r w:rsidRPr="00684B76">
        <w:rPr>
          <w:rFonts w:ascii="Montserrat" w:hAnsi="Montserrat" w:cs="Arial"/>
          <w:rPrChange w:id="1669"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70" w:author="Angelica Rodriguez Ortega" w:date="2023-03-21T19:01:00Z">
            <w:rPr>
              <w:rFonts w:ascii="Montserrat" w:hAnsi="Montserrat" w:cs="Arial"/>
              <w:sz w:val="20"/>
              <w:szCs w:val="20"/>
            </w:rPr>
          </w:rPrChange>
        </w:rPr>
        <w:t xml:space="preserve"> y no se citarán a los pacientes en bloque, se deberá proporcionar cita y hora para cada paciente.</w:t>
      </w:r>
    </w:p>
    <w:p w14:paraId="7FEA6086" w14:textId="77777777" w:rsidR="00AC2E6C" w:rsidRPr="00684B76" w:rsidRDefault="00AC2E6C" w:rsidP="00AC2E6C">
      <w:pPr>
        <w:widowControl/>
        <w:autoSpaceDE/>
        <w:autoSpaceDN/>
        <w:ind w:right="49"/>
        <w:contextualSpacing/>
        <w:jc w:val="both"/>
        <w:rPr>
          <w:rFonts w:ascii="Montserrat" w:hAnsi="Montserrat" w:cs="Arial"/>
          <w:rPrChange w:id="1671" w:author="Angelica Rodriguez Ortega" w:date="2023-03-21T19:01:00Z">
            <w:rPr>
              <w:rFonts w:ascii="Montserrat" w:hAnsi="Montserrat" w:cs="Arial"/>
              <w:sz w:val="20"/>
              <w:szCs w:val="20"/>
            </w:rPr>
          </w:rPrChange>
        </w:rPr>
      </w:pPr>
    </w:p>
    <w:p w14:paraId="5D85E153"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72" w:author="Angelica Rodriguez Ortega" w:date="2023-03-21T19:01:00Z">
            <w:rPr>
              <w:rFonts w:ascii="Montserrat" w:hAnsi="Montserrat" w:cs="Arial"/>
              <w:sz w:val="20"/>
              <w:szCs w:val="20"/>
            </w:rPr>
          </w:rPrChange>
        </w:rPr>
      </w:pPr>
      <w:r w:rsidRPr="00684B76">
        <w:rPr>
          <w:rFonts w:ascii="Montserrat" w:hAnsi="Montserrat" w:cs="Arial"/>
          <w:rPrChange w:id="1673" w:author="Angelica Rodriguez Ortega" w:date="2023-03-21T19:01:00Z">
            <w:rPr>
              <w:rFonts w:ascii="Montserrat" w:hAnsi="Montserrat" w:cs="Arial"/>
              <w:sz w:val="20"/>
              <w:szCs w:val="20"/>
            </w:rPr>
          </w:rPrChange>
        </w:rPr>
        <w:t xml:space="preserve">En caso de abrir la comunicación para la </w:t>
      </w:r>
      <w:proofErr w:type="spellStart"/>
      <w:r w:rsidRPr="00684B76">
        <w:rPr>
          <w:rFonts w:ascii="Montserrat" w:hAnsi="Montserrat" w:cs="Arial"/>
          <w:rPrChange w:id="1674"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75" w:author="Angelica Rodriguez Ortega" w:date="2023-03-21T19:01:00Z">
            <w:rPr>
              <w:rFonts w:ascii="Montserrat" w:hAnsi="Montserrat" w:cs="Arial"/>
              <w:sz w:val="20"/>
              <w:szCs w:val="20"/>
            </w:rPr>
          </w:rPrChange>
        </w:rPr>
        <w:t xml:space="preserve"> y no se encuentre presente alguna de las partes involucradas para el fin, el tiempo otorgado podrá utilizarse para transmitir solicitudes de </w:t>
      </w:r>
      <w:proofErr w:type="spellStart"/>
      <w:r w:rsidRPr="00684B76">
        <w:rPr>
          <w:rFonts w:ascii="Montserrat" w:hAnsi="Montserrat" w:cs="Arial"/>
          <w:rPrChange w:id="1676" w:author="Angelica Rodriguez Ortega" w:date="2023-03-21T19:01:00Z">
            <w:rPr>
              <w:rFonts w:ascii="Montserrat" w:hAnsi="Montserrat" w:cs="Arial"/>
              <w:sz w:val="20"/>
              <w:szCs w:val="20"/>
            </w:rPr>
          </w:rPrChange>
        </w:rPr>
        <w:t>teleconsultas</w:t>
      </w:r>
      <w:proofErr w:type="spellEnd"/>
      <w:r w:rsidRPr="00684B76">
        <w:rPr>
          <w:rFonts w:ascii="Montserrat" w:hAnsi="Montserrat" w:cs="Arial"/>
          <w:rPrChange w:id="1677" w:author="Angelica Rodriguez Ortega" w:date="2023-03-21T19:01:00Z">
            <w:rPr>
              <w:rFonts w:ascii="Montserrat" w:hAnsi="Montserrat" w:cs="Arial"/>
              <w:sz w:val="20"/>
              <w:szCs w:val="20"/>
            </w:rPr>
          </w:rPrChange>
        </w:rPr>
        <w:t xml:space="preserve"> programadas.</w:t>
      </w:r>
    </w:p>
    <w:p w14:paraId="742215AD"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678" w:author="Angelica Rodriguez Ortega" w:date="2023-03-21T19:01:00Z">
            <w:rPr>
              <w:rFonts w:ascii="Montserrat" w:hAnsi="Montserrat" w:cs="Arial"/>
              <w:sz w:val="20"/>
              <w:szCs w:val="20"/>
            </w:rPr>
          </w:rPrChange>
        </w:rPr>
      </w:pPr>
    </w:p>
    <w:p w14:paraId="5AA67699" w14:textId="0B46A5E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79" w:author="Angelica Rodriguez Ortega" w:date="2023-03-21T19:01:00Z">
            <w:rPr>
              <w:rFonts w:ascii="Montserrat" w:hAnsi="Montserrat" w:cs="Arial"/>
              <w:sz w:val="20"/>
              <w:szCs w:val="20"/>
            </w:rPr>
          </w:rPrChange>
        </w:rPr>
      </w:pPr>
      <w:r w:rsidRPr="00684B76">
        <w:rPr>
          <w:rFonts w:ascii="Montserrat" w:hAnsi="Montserrat" w:cs="Arial"/>
          <w:rPrChange w:id="1680" w:author="Angelica Rodriguez Ortega" w:date="2023-03-21T19:01:00Z">
            <w:rPr>
              <w:rFonts w:ascii="Montserrat" w:hAnsi="Montserrat" w:cs="Arial"/>
              <w:sz w:val="20"/>
              <w:szCs w:val="20"/>
            </w:rPr>
          </w:rPrChange>
        </w:rPr>
        <w:t xml:space="preserve">En caso de ser una </w:t>
      </w:r>
      <w:proofErr w:type="spellStart"/>
      <w:r w:rsidRPr="00684B76">
        <w:rPr>
          <w:rFonts w:ascii="Montserrat" w:hAnsi="Montserrat" w:cs="Arial"/>
          <w:rPrChange w:id="1681"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82" w:author="Angelica Rodriguez Ortega" w:date="2023-03-21T19:01:00Z">
            <w:rPr>
              <w:rFonts w:ascii="Montserrat" w:hAnsi="Montserrat" w:cs="Arial"/>
              <w:sz w:val="20"/>
              <w:szCs w:val="20"/>
            </w:rPr>
          </w:rPrChange>
        </w:rPr>
        <w:t xml:space="preserve"> prioritaria</w:t>
      </w:r>
      <w:r w:rsidR="00BA6FE0" w:rsidRPr="00684B76">
        <w:rPr>
          <w:rFonts w:ascii="Montserrat" w:hAnsi="Montserrat" w:cs="Arial"/>
          <w:rPrChange w:id="1683" w:author="Angelica Rodriguez Ortega" w:date="2023-03-21T19:01:00Z">
            <w:rPr>
              <w:rFonts w:ascii="Montserrat" w:hAnsi="Montserrat" w:cs="Arial"/>
              <w:sz w:val="20"/>
              <w:szCs w:val="20"/>
            </w:rPr>
          </w:rPrChange>
        </w:rPr>
        <w:t xml:space="preserve"> y sea posible </w:t>
      </w:r>
      <w:r w:rsidR="00BD2BEA" w:rsidRPr="00684B76">
        <w:rPr>
          <w:rFonts w:ascii="Montserrat" w:hAnsi="Montserrat" w:cs="Arial"/>
          <w:rPrChange w:id="1684" w:author="Angelica Rodriguez Ortega" w:date="2023-03-21T19:01:00Z">
            <w:rPr>
              <w:rFonts w:ascii="Montserrat" w:hAnsi="Montserrat" w:cs="Arial"/>
              <w:sz w:val="20"/>
              <w:szCs w:val="20"/>
            </w:rPr>
          </w:rPrChange>
        </w:rPr>
        <w:t>con</w:t>
      </w:r>
      <w:r w:rsidR="00BA6FE0" w:rsidRPr="00684B76">
        <w:rPr>
          <w:rFonts w:ascii="Montserrat" w:hAnsi="Montserrat" w:cs="Arial"/>
          <w:rPrChange w:id="1685" w:author="Angelica Rodriguez Ortega" w:date="2023-03-21T19:01:00Z">
            <w:rPr>
              <w:rFonts w:ascii="Montserrat" w:hAnsi="Montserrat" w:cs="Arial"/>
              <w:sz w:val="20"/>
              <w:szCs w:val="20"/>
            </w:rPr>
          </w:rPrChange>
        </w:rPr>
        <w:t xml:space="preserve"> los equipos</w:t>
      </w:r>
      <w:r w:rsidR="00BD2BEA" w:rsidRPr="00684B76">
        <w:rPr>
          <w:rFonts w:ascii="Montserrat" w:hAnsi="Montserrat" w:cs="Arial"/>
          <w:rPrChange w:id="1686" w:author="Angelica Rodriguez Ortega" w:date="2023-03-21T19:01:00Z">
            <w:rPr>
              <w:rFonts w:ascii="Montserrat" w:hAnsi="Montserrat" w:cs="Arial"/>
              <w:sz w:val="20"/>
              <w:szCs w:val="20"/>
            </w:rPr>
          </w:rPrChange>
        </w:rPr>
        <w:t xml:space="preserve"> de </w:t>
      </w:r>
      <w:proofErr w:type="spellStart"/>
      <w:r w:rsidR="00BD2BEA" w:rsidRPr="00684B76">
        <w:rPr>
          <w:rFonts w:ascii="Montserrat" w:hAnsi="Montserrat" w:cs="Arial"/>
          <w:rPrChange w:id="1687"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88" w:author="Angelica Rodriguez Ortega" w:date="2023-03-21T19:01:00Z">
            <w:rPr>
              <w:rFonts w:ascii="Montserrat" w:hAnsi="Montserrat" w:cs="Arial"/>
              <w:sz w:val="20"/>
              <w:szCs w:val="20"/>
            </w:rPr>
          </w:rPrChange>
        </w:rPr>
        <w:t xml:space="preserve">, se tendrá la posibilidad de enviar datos, imágenes fijas como rayos x, escáner de los estudios de gabinete con que se cuenten en su momento y que apoyen en el diagnóstico, para lo cual previamente a la consulta deberán de haberse realizado los archivos para ser enviados en tiempo real en el mismo momento de la </w:t>
      </w:r>
      <w:proofErr w:type="spellStart"/>
      <w:r w:rsidRPr="00684B76">
        <w:rPr>
          <w:rFonts w:ascii="Montserrat" w:hAnsi="Montserrat" w:cs="Arial"/>
          <w:rPrChange w:id="1689"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690" w:author="Angelica Rodriguez Ortega" w:date="2023-03-21T19:01:00Z">
            <w:rPr>
              <w:rFonts w:ascii="Montserrat" w:hAnsi="Montserrat" w:cs="Arial"/>
              <w:sz w:val="20"/>
              <w:szCs w:val="20"/>
            </w:rPr>
          </w:rPrChange>
        </w:rPr>
        <w:t>.</w:t>
      </w:r>
    </w:p>
    <w:p w14:paraId="3F20A306" w14:textId="77777777" w:rsidR="00AC2E6C" w:rsidRPr="00684B76" w:rsidRDefault="00AC2E6C" w:rsidP="00AC2E6C">
      <w:pPr>
        <w:widowControl/>
        <w:autoSpaceDE/>
        <w:autoSpaceDN/>
        <w:ind w:right="49"/>
        <w:contextualSpacing/>
        <w:jc w:val="both"/>
        <w:rPr>
          <w:rFonts w:ascii="Montserrat" w:hAnsi="Montserrat" w:cs="Arial"/>
          <w:rPrChange w:id="1691" w:author="Angelica Rodriguez Ortega" w:date="2023-03-21T19:01:00Z">
            <w:rPr>
              <w:rFonts w:ascii="Montserrat" w:hAnsi="Montserrat" w:cs="Arial"/>
              <w:sz w:val="20"/>
              <w:szCs w:val="20"/>
            </w:rPr>
          </w:rPrChange>
        </w:rPr>
      </w:pPr>
    </w:p>
    <w:p w14:paraId="621AF60B"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92" w:author="Angelica Rodriguez Ortega" w:date="2023-03-21T19:01:00Z">
            <w:rPr>
              <w:rFonts w:ascii="Montserrat" w:hAnsi="Montserrat" w:cs="Arial"/>
              <w:sz w:val="20"/>
              <w:szCs w:val="20"/>
            </w:rPr>
          </w:rPrChange>
        </w:rPr>
      </w:pPr>
      <w:r w:rsidRPr="00684B76">
        <w:rPr>
          <w:rFonts w:ascii="Montserrat" w:hAnsi="Montserrat" w:cs="Arial"/>
          <w:rPrChange w:id="1693" w:author="Angelica Rodriguez Ortega" w:date="2023-03-21T19:01:00Z">
            <w:rPr>
              <w:rFonts w:ascii="Montserrat" w:hAnsi="Montserrat" w:cs="Arial"/>
              <w:sz w:val="20"/>
              <w:szCs w:val="20"/>
            </w:rPr>
          </w:rPrChange>
        </w:rPr>
        <w:t xml:space="preserve">Las </w:t>
      </w:r>
      <w:proofErr w:type="spellStart"/>
      <w:r w:rsidRPr="00684B76">
        <w:rPr>
          <w:rFonts w:ascii="Montserrat" w:hAnsi="Montserrat" w:cs="Arial"/>
          <w:rPrChange w:id="1694" w:author="Angelica Rodriguez Ortega" w:date="2023-03-21T19:01:00Z">
            <w:rPr>
              <w:rFonts w:ascii="Montserrat" w:hAnsi="Montserrat" w:cs="Arial"/>
              <w:sz w:val="20"/>
              <w:szCs w:val="20"/>
            </w:rPr>
          </w:rPrChange>
        </w:rPr>
        <w:t>teleconsultas</w:t>
      </w:r>
      <w:proofErr w:type="spellEnd"/>
      <w:r w:rsidRPr="00684B76">
        <w:rPr>
          <w:rFonts w:ascii="Montserrat" w:hAnsi="Montserrat" w:cs="Arial"/>
          <w:rPrChange w:id="1695" w:author="Angelica Rodriguez Ortega" w:date="2023-03-21T19:01:00Z">
            <w:rPr>
              <w:rFonts w:ascii="Montserrat" w:hAnsi="Montserrat" w:cs="Arial"/>
              <w:sz w:val="20"/>
              <w:szCs w:val="20"/>
            </w:rPr>
          </w:rPrChange>
        </w:rPr>
        <w:t xml:space="preserve"> serán registradas en una bitácora con un formato específico, tanto en la Unidad Médica Emisora como en la receptora, la cual debe contar con la firma de revisión diaria del responsable del servicio. </w:t>
      </w:r>
    </w:p>
    <w:p w14:paraId="3F5DEE2B"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696" w:author="Angelica Rodriguez Ortega" w:date="2023-03-21T19:01:00Z">
            <w:rPr>
              <w:rFonts w:ascii="Montserrat" w:hAnsi="Montserrat" w:cs="Arial"/>
              <w:sz w:val="20"/>
              <w:szCs w:val="20"/>
            </w:rPr>
          </w:rPrChange>
        </w:rPr>
      </w:pPr>
    </w:p>
    <w:p w14:paraId="1186D039"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697" w:author="Angelica Rodriguez Ortega" w:date="2023-03-21T19:01:00Z">
            <w:rPr>
              <w:rFonts w:ascii="Montserrat" w:hAnsi="Montserrat" w:cs="Arial"/>
              <w:sz w:val="20"/>
              <w:szCs w:val="20"/>
            </w:rPr>
          </w:rPrChange>
        </w:rPr>
      </w:pPr>
      <w:r w:rsidRPr="00684B76">
        <w:rPr>
          <w:rFonts w:ascii="Montserrat" w:hAnsi="Montserrat" w:cs="Arial"/>
          <w:rPrChange w:id="1698" w:author="Angelica Rodriguez Ortega" w:date="2023-03-21T19:01:00Z">
            <w:rPr>
              <w:rFonts w:ascii="Montserrat" w:hAnsi="Montserrat" w:cs="Arial"/>
              <w:sz w:val="20"/>
              <w:szCs w:val="20"/>
            </w:rPr>
          </w:rPrChange>
        </w:rPr>
        <w:t xml:space="preserve">Todas las consultas que requieran de tratamiento médico a </w:t>
      </w:r>
      <w:proofErr w:type="gramStart"/>
      <w:r w:rsidRPr="00684B76">
        <w:rPr>
          <w:rFonts w:ascii="Montserrat" w:hAnsi="Montserrat" w:cs="Arial"/>
          <w:rPrChange w:id="1699" w:author="Angelica Rodriguez Ortega" w:date="2023-03-21T19:01:00Z">
            <w:rPr>
              <w:rFonts w:ascii="Montserrat" w:hAnsi="Montserrat" w:cs="Arial"/>
              <w:sz w:val="20"/>
              <w:szCs w:val="20"/>
            </w:rPr>
          </w:rPrChange>
        </w:rPr>
        <w:t>distancia,</w:t>
      </w:r>
      <w:proofErr w:type="gramEnd"/>
      <w:r w:rsidRPr="00684B76">
        <w:rPr>
          <w:rFonts w:ascii="Montserrat" w:hAnsi="Montserrat" w:cs="Arial"/>
          <w:rPrChange w:id="1700" w:author="Angelica Rodriguez Ortega" w:date="2023-03-21T19:01:00Z">
            <w:rPr>
              <w:rFonts w:ascii="Montserrat" w:hAnsi="Montserrat" w:cs="Arial"/>
              <w:sz w:val="20"/>
              <w:szCs w:val="20"/>
            </w:rPr>
          </w:rPrChange>
        </w:rPr>
        <w:t xml:space="preserve"> serán registradas en el expediente clínico y en su caso expediente electrónico, generándose la receta o solicitud de estudios localmente con la autorización del médico responsable del servicio solicitante.</w:t>
      </w:r>
    </w:p>
    <w:p w14:paraId="7BEEE40F"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701" w:author="Angelica Rodriguez Ortega" w:date="2023-03-21T19:01:00Z">
            <w:rPr>
              <w:rFonts w:ascii="Montserrat" w:hAnsi="Montserrat" w:cs="Arial"/>
              <w:sz w:val="20"/>
              <w:szCs w:val="20"/>
            </w:rPr>
          </w:rPrChange>
        </w:rPr>
      </w:pPr>
    </w:p>
    <w:p w14:paraId="16B00CFC"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02" w:author="Angelica Rodriguez Ortega" w:date="2023-03-21T19:01:00Z">
            <w:rPr>
              <w:rFonts w:ascii="Montserrat" w:hAnsi="Montserrat" w:cs="Arial"/>
              <w:sz w:val="20"/>
              <w:szCs w:val="20"/>
            </w:rPr>
          </w:rPrChange>
        </w:rPr>
      </w:pPr>
      <w:r w:rsidRPr="00684B76">
        <w:rPr>
          <w:rFonts w:ascii="Montserrat" w:hAnsi="Montserrat" w:cs="Arial"/>
          <w:rPrChange w:id="1703" w:author="Angelica Rodriguez Ortega" w:date="2023-03-21T19:01:00Z">
            <w:rPr>
              <w:rFonts w:ascii="Montserrat" w:hAnsi="Montserrat" w:cs="Arial"/>
              <w:sz w:val="20"/>
              <w:szCs w:val="20"/>
            </w:rPr>
          </w:rPrChange>
        </w:rPr>
        <w:t xml:space="preserve">La responsabilidad </w:t>
      </w:r>
      <w:proofErr w:type="gramStart"/>
      <w:r w:rsidRPr="00684B76">
        <w:rPr>
          <w:rFonts w:ascii="Montserrat" w:hAnsi="Montserrat" w:cs="Arial"/>
          <w:rPrChange w:id="1704" w:author="Angelica Rodriguez Ortega" w:date="2023-03-21T19:01:00Z">
            <w:rPr>
              <w:rFonts w:ascii="Montserrat" w:hAnsi="Montserrat" w:cs="Arial"/>
              <w:sz w:val="20"/>
              <w:szCs w:val="20"/>
            </w:rPr>
          </w:rPrChange>
        </w:rPr>
        <w:t>médico-legal</w:t>
      </w:r>
      <w:proofErr w:type="gramEnd"/>
      <w:r w:rsidRPr="00684B76">
        <w:rPr>
          <w:rFonts w:ascii="Montserrat" w:hAnsi="Montserrat" w:cs="Arial"/>
          <w:rPrChange w:id="1705" w:author="Angelica Rodriguez Ortega" w:date="2023-03-21T19:01:00Z">
            <w:rPr>
              <w:rFonts w:ascii="Montserrat" w:hAnsi="Montserrat" w:cs="Arial"/>
              <w:sz w:val="20"/>
              <w:szCs w:val="20"/>
            </w:rPr>
          </w:rPrChange>
        </w:rPr>
        <w:t xml:space="preserve"> de los diagnósticos y/o tratamientos a distancia serán compartidos por ambas unidades siempre y cuando se esté de común acuerdo al final de cada </w:t>
      </w:r>
      <w:proofErr w:type="spellStart"/>
      <w:r w:rsidRPr="00684B76">
        <w:rPr>
          <w:rFonts w:ascii="Montserrat" w:hAnsi="Montserrat" w:cs="Arial"/>
          <w:rPrChange w:id="1706"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707" w:author="Angelica Rodriguez Ortega" w:date="2023-03-21T19:01:00Z">
            <w:rPr>
              <w:rFonts w:ascii="Montserrat" w:hAnsi="Montserrat" w:cs="Arial"/>
              <w:sz w:val="20"/>
              <w:szCs w:val="20"/>
            </w:rPr>
          </w:rPrChange>
        </w:rPr>
        <w:t>, si existe alguna inconformidad por una de las partes, se procederá a realizar, si lo requiere, el traslado del paciente o solicitar una segunda opinión.</w:t>
      </w:r>
    </w:p>
    <w:p w14:paraId="7AEEEAFF"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708" w:author="Angelica Rodriguez Ortega" w:date="2023-03-21T19:01:00Z">
            <w:rPr>
              <w:rFonts w:ascii="Montserrat" w:hAnsi="Montserrat" w:cs="Arial"/>
              <w:sz w:val="20"/>
              <w:szCs w:val="20"/>
            </w:rPr>
          </w:rPrChange>
        </w:rPr>
      </w:pPr>
    </w:p>
    <w:p w14:paraId="3ABA3578"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09" w:author="Angelica Rodriguez Ortega" w:date="2023-03-21T19:01:00Z">
            <w:rPr>
              <w:rFonts w:ascii="Montserrat" w:hAnsi="Montserrat" w:cs="Arial"/>
              <w:sz w:val="20"/>
              <w:szCs w:val="20"/>
            </w:rPr>
          </w:rPrChange>
        </w:rPr>
      </w:pPr>
      <w:r w:rsidRPr="00684B76">
        <w:rPr>
          <w:rFonts w:ascii="Montserrat" w:hAnsi="Montserrat" w:cs="Arial"/>
          <w:rPrChange w:id="1710" w:author="Angelica Rodriguez Ortega" w:date="2023-03-21T19:01:00Z">
            <w:rPr>
              <w:rFonts w:ascii="Montserrat" w:hAnsi="Montserrat" w:cs="Arial"/>
              <w:sz w:val="20"/>
              <w:szCs w:val="20"/>
            </w:rPr>
          </w:rPrChange>
        </w:rPr>
        <w:t xml:space="preserve">En principio el Médico tratante determina la necesidad de solicitar una </w:t>
      </w:r>
      <w:proofErr w:type="spellStart"/>
      <w:r w:rsidRPr="00684B76">
        <w:rPr>
          <w:rFonts w:ascii="Montserrat" w:hAnsi="Montserrat" w:cs="Arial"/>
          <w:rPrChange w:id="1711"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712" w:author="Angelica Rodriguez Ortega" w:date="2023-03-21T19:01:00Z">
            <w:rPr>
              <w:rFonts w:ascii="Montserrat" w:hAnsi="Montserrat" w:cs="Arial"/>
              <w:sz w:val="20"/>
              <w:szCs w:val="20"/>
            </w:rPr>
          </w:rPrChange>
        </w:rPr>
        <w:t xml:space="preserve"> de especialidad a través de videoconferencia a través del </w:t>
      </w:r>
      <w:proofErr w:type="gramStart"/>
      <w:r w:rsidRPr="00684B76">
        <w:rPr>
          <w:rFonts w:ascii="Montserrat" w:hAnsi="Montserrat" w:cs="Arial"/>
          <w:rPrChange w:id="1713" w:author="Angelica Rodriguez Ortega" w:date="2023-03-21T19:01:00Z">
            <w:rPr>
              <w:rFonts w:ascii="Montserrat" w:hAnsi="Montserrat" w:cs="Arial"/>
              <w:sz w:val="20"/>
              <w:szCs w:val="20"/>
            </w:rPr>
          </w:rPrChange>
        </w:rPr>
        <w:t>Responsable</w:t>
      </w:r>
      <w:proofErr w:type="gramEnd"/>
      <w:r w:rsidRPr="00684B76">
        <w:rPr>
          <w:rFonts w:ascii="Montserrat" w:hAnsi="Montserrat" w:cs="Arial"/>
          <w:rPrChange w:id="1714" w:author="Angelica Rodriguez Ortega" w:date="2023-03-21T19:01:00Z">
            <w:rPr>
              <w:rFonts w:ascii="Montserrat" w:hAnsi="Montserrat" w:cs="Arial"/>
              <w:sz w:val="20"/>
              <w:szCs w:val="20"/>
            </w:rPr>
          </w:rPrChange>
        </w:rPr>
        <w:t xml:space="preserve"> del Programa de Telemedicina, quien evaluará y en su caso autorizará tanto para la solicitud como para el otorgamiento. </w:t>
      </w:r>
    </w:p>
    <w:p w14:paraId="14A207C0"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715" w:author="Angelica Rodriguez Ortega" w:date="2023-03-21T19:01:00Z">
            <w:rPr>
              <w:rFonts w:ascii="Montserrat" w:hAnsi="Montserrat" w:cs="Arial"/>
              <w:sz w:val="20"/>
              <w:szCs w:val="20"/>
            </w:rPr>
          </w:rPrChange>
        </w:rPr>
      </w:pPr>
    </w:p>
    <w:p w14:paraId="27100B59"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16" w:author="Angelica Rodriguez Ortega" w:date="2023-03-21T19:01:00Z">
            <w:rPr>
              <w:rFonts w:ascii="Montserrat" w:hAnsi="Montserrat" w:cs="Arial"/>
              <w:sz w:val="20"/>
              <w:szCs w:val="20"/>
            </w:rPr>
          </w:rPrChange>
        </w:rPr>
      </w:pPr>
      <w:r w:rsidRPr="00684B76">
        <w:rPr>
          <w:rFonts w:ascii="Montserrat" w:hAnsi="Montserrat" w:cs="Arial"/>
          <w:rPrChange w:id="1717" w:author="Angelica Rodriguez Ortega" w:date="2023-03-21T19:01:00Z">
            <w:rPr>
              <w:rFonts w:ascii="Montserrat" w:hAnsi="Montserrat" w:cs="Arial"/>
              <w:sz w:val="20"/>
              <w:szCs w:val="20"/>
            </w:rPr>
          </w:rPrChange>
        </w:rPr>
        <w:t xml:space="preserve">Las actividades de educación continua deberán estar programadas y autorizadas previamente por la </w:t>
      </w:r>
      <w:r w:rsidR="0058480F" w:rsidRPr="00684B76">
        <w:rPr>
          <w:rFonts w:ascii="Montserrat" w:hAnsi="Montserrat" w:cs="Arial"/>
          <w:rPrChange w:id="1718" w:author="Angelica Rodriguez Ortega" w:date="2023-03-21T19:01:00Z">
            <w:rPr>
              <w:rFonts w:ascii="Montserrat" w:hAnsi="Montserrat" w:cs="Arial"/>
              <w:sz w:val="20"/>
              <w:szCs w:val="20"/>
            </w:rPr>
          </w:rPrChange>
        </w:rPr>
        <w:t>Dirección Médica</w:t>
      </w:r>
      <w:r w:rsidRPr="00684B76">
        <w:rPr>
          <w:rFonts w:ascii="Montserrat" w:hAnsi="Montserrat" w:cs="Arial"/>
          <w:rPrChange w:id="1719" w:author="Angelica Rodriguez Ortega" w:date="2023-03-21T19:01:00Z">
            <w:rPr>
              <w:rFonts w:ascii="Montserrat" w:hAnsi="Montserrat" w:cs="Arial"/>
              <w:sz w:val="20"/>
              <w:szCs w:val="20"/>
            </w:rPr>
          </w:rPrChange>
        </w:rPr>
        <w:t xml:space="preserve">. </w:t>
      </w:r>
    </w:p>
    <w:p w14:paraId="2D900A75" w14:textId="77777777" w:rsidR="00AC2E6C" w:rsidRPr="00684B76" w:rsidRDefault="00AC2E6C" w:rsidP="00AC2E6C">
      <w:pPr>
        <w:widowControl/>
        <w:autoSpaceDE/>
        <w:autoSpaceDN/>
        <w:ind w:right="49"/>
        <w:contextualSpacing/>
        <w:jc w:val="both"/>
        <w:rPr>
          <w:rFonts w:ascii="Montserrat" w:hAnsi="Montserrat" w:cs="Arial"/>
          <w:rPrChange w:id="1720" w:author="Angelica Rodriguez Ortega" w:date="2023-03-21T19:01:00Z">
            <w:rPr>
              <w:rFonts w:ascii="Montserrat" w:hAnsi="Montserrat" w:cs="Arial"/>
              <w:sz w:val="20"/>
              <w:szCs w:val="20"/>
            </w:rPr>
          </w:rPrChange>
        </w:rPr>
      </w:pPr>
    </w:p>
    <w:p w14:paraId="09EDFC08"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21" w:author="Angelica Rodriguez Ortega" w:date="2023-03-21T19:01:00Z">
            <w:rPr>
              <w:rFonts w:ascii="Montserrat" w:hAnsi="Montserrat" w:cs="Arial"/>
              <w:sz w:val="20"/>
              <w:szCs w:val="20"/>
            </w:rPr>
          </w:rPrChange>
        </w:rPr>
      </w:pPr>
      <w:r w:rsidRPr="00684B76">
        <w:rPr>
          <w:rFonts w:ascii="Montserrat" w:hAnsi="Montserrat" w:cs="Arial"/>
          <w:rPrChange w:id="1722" w:author="Angelica Rodriguez Ortega" w:date="2023-03-21T19:01:00Z">
            <w:rPr>
              <w:rFonts w:ascii="Montserrat" w:hAnsi="Montserrat" w:cs="Arial"/>
              <w:sz w:val="20"/>
              <w:szCs w:val="20"/>
            </w:rPr>
          </w:rPrChange>
        </w:rPr>
        <w:t xml:space="preserve">Será responsabilidad de los </w:t>
      </w:r>
      <w:proofErr w:type="gramStart"/>
      <w:r w:rsidRPr="00684B76">
        <w:rPr>
          <w:rFonts w:ascii="Montserrat" w:hAnsi="Montserrat" w:cs="Arial"/>
          <w:rPrChange w:id="1723" w:author="Angelica Rodriguez Ortega" w:date="2023-03-21T19:01:00Z">
            <w:rPr>
              <w:rFonts w:ascii="Montserrat" w:hAnsi="Montserrat" w:cs="Arial"/>
              <w:sz w:val="20"/>
              <w:szCs w:val="20"/>
            </w:rPr>
          </w:rPrChange>
        </w:rPr>
        <w:t>Directores</w:t>
      </w:r>
      <w:proofErr w:type="gramEnd"/>
      <w:r w:rsidRPr="00684B76">
        <w:rPr>
          <w:rFonts w:ascii="Montserrat" w:hAnsi="Montserrat" w:cs="Arial"/>
          <w:rPrChange w:id="1724" w:author="Angelica Rodriguez Ortega" w:date="2023-03-21T19:01:00Z">
            <w:rPr>
              <w:rFonts w:ascii="Montserrat" w:hAnsi="Montserrat" w:cs="Arial"/>
              <w:sz w:val="20"/>
              <w:szCs w:val="20"/>
            </w:rPr>
          </w:rPrChange>
        </w:rPr>
        <w:t xml:space="preserve"> de Hospitales Regionales (Alta Especialidad) y del </w:t>
      </w:r>
      <w:proofErr w:type="gramStart"/>
      <w:r w:rsidRPr="00684B76">
        <w:rPr>
          <w:rFonts w:ascii="Montserrat" w:hAnsi="Montserrat" w:cs="Arial"/>
          <w:rPrChange w:id="1725" w:author="Angelica Rodriguez Ortega" w:date="2023-03-21T19:01:00Z">
            <w:rPr>
              <w:rFonts w:ascii="Montserrat" w:hAnsi="Montserrat" w:cs="Arial"/>
              <w:sz w:val="20"/>
              <w:szCs w:val="20"/>
            </w:rPr>
          </w:rPrChange>
        </w:rPr>
        <w:t>Director</w:t>
      </w:r>
      <w:proofErr w:type="gramEnd"/>
      <w:r w:rsidRPr="00684B76">
        <w:rPr>
          <w:rFonts w:ascii="Montserrat" w:hAnsi="Montserrat" w:cs="Arial"/>
          <w:rPrChange w:id="1726" w:author="Angelica Rodriguez Ortega" w:date="2023-03-21T19:01:00Z">
            <w:rPr>
              <w:rFonts w:ascii="Montserrat" w:hAnsi="Montserrat" w:cs="Arial"/>
              <w:sz w:val="20"/>
              <w:szCs w:val="20"/>
            </w:rPr>
          </w:rPrChange>
        </w:rPr>
        <w:t xml:space="preserve"> del Centro Médico Nacional “20 de </w:t>
      </w:r>
      <w:proofErr w:type="gramStart"/>
      <w:r w:rsidRPr="00684B76">
        <w:rPr>
          <w:rFonts w:ascii="Montserrat" w:hAnsi="Montserrat" w:cs="Arial"/>
          <w:rPrChange w:id="1727" w:author="Angelica Rodriguez Ortega" w:date="2023-03-21T19:01:00Z">
            <w:rPr>
              <w:rFonts w:ascii="Montserrat" w:hAnsi="Montserrat" w:cs="Arial"/>
              <w:sz w:val="20"/>
              <w:szCs w:val="20"/>
            </w:rPr>
          </w:rPrChange>
        </w:rPr>
        <w:t>Noviembre</w:t>
      </w:r>
      <w:proofErr w:type="gramEnd"/>
      <w:r w:rsidRPr="00684B76">
        <w:rPr>
          <w:rFonts w:ascii="Montserrat" w:hAnsi="Montserrat" w:cs="Arial"/>
          <w:rPrChange w:id="1728" w:author="Angelica Rodriguez Ortega" w:date="2023-03-21T19:01:00Z">
            <w:rPr>
              <w:rFonts w:ascii="Montserrat" w:hAnsi="Montserrat" w:cs="Arial"/>
              <w:sz w:val="20"/>
              <w:szCs w:val="20"/>
            </w:rPr>
          </w:rPrChange>
        </w:rPr>
        <w:t xml:space="preserve">”, así como de los </w:t>
      </w:r>
      <w:proofErr w:type="gramStart"/>
      <w:r w:rsidRPr="00684B76">
        <w:rPr>
          <w:rFonts w:ascii="Montserrat" w:hAnsi="Montserrat" w:cs="Arial"/>
          <w:rPrChange w:id="1729" w:author="Angelica Rodriguez Ortega" w:date="2023-03-21T19:01:00Z">
            <w:rPr>
              <w:rFonts w:ascii="Montserrat" w:hAnsi="Montserrat" w:cs="Arial"/>
              <w:sz w:val="20"/>
              <w:szCs w:val="20"/>
            </w:rPr>
          </w:rPrChange>
        </w:rPr>
        <w:t>Subdelegados</w:t>
      </w:r>
      <w:proofErr w:type="gramEnd"/>
      <w:r w:rsidRPr="00684B76">
        <w:rPr>
          <w:rFonts w:ascii="Montserrat" w:hAnsi="Montserrat" w:cs="Arial"/>
          <w:rPrChange w:id="1730" w:author="Angelica Rodriguez Ortega" w:date="2023-03-21T19:01:00Z">
            <w:rPr>
              <w:rFonts w:ascii="Montserrat" w:hAnsi="Montserrat" w:cs="Arial"/>
              <w:sz w:val="20"/>
              <w:szCs w:val="20"/>
            </w:rPr>
          </w:rPrChange>
        </w:rPr>
        <w:t xml:space="preserve"> Médicos coordinar las acciones de telemedicina, elaborar el concentrado de productividad según corresponda y enviarlo a áreas centrales de la Subdirección de Regulación y Atención Hospitalaria. Para el caso de los </w:t>
      </w:r>
      <w:proofErr w:type="gramStart"/>
      <w:r w:rsidRPr="00684B76">
        <w:rPr>
          <w:rFonts w:ascii="Montserrat" w:hAnsi="Montserrat" w:cs="Arial"/>
          <w:rPrChange w:id="1731" w:author="Angelica Rodriguez Ortega" w:date="2023-03-21T19:01:00Z">
            <w:rPr>
              <w:rFonts w:ascii="Montserrat" w:hAnsi="Montserrat" w:cs="Arial"/>
              <w:sz w:val="20"/>
              <w:szCs w:val="20"/>
            </w:rPr>
          </w:rPrChange>
        </w:rPr>
        <w:t>Subdelegados</w:t>
      </w:r>
      <w:proofErr w:type="gramEnd"/>
      <w:r w:rsidRPr="00684B76">
        <w:rPr>
          <w:rFonts w:ascii="Montserrat" w:hAnsi="Montserrat" w:cs="Arial"/>
          <w:rPrChange w:id="1732" w:author="Angelica Rodriguez Ortega" w:date="2023-03-21T19:01:00Z">
            <w:rPr>
              <w:rFonts w:ascii="Montserrat" w:hAnsi="Montserrat" w:cs="Arial"/>
              <w:sz w:val="20"/>
              <w:szCs w:val="20"/>
            </w:rPr>
          </w:rPrChange>
        </w:rPr>
        <w:t xml:space="preserve"> Médicos deberán adjuntar el reporte PTM-4 y la bitácora de cada una de las unidades adscritas a la Delegación con equipo de Videoconferencia Médica y turnarlo a la Subdirección de Regulación y Atención Hospitalaria.</w:t>
      </w:r>
    </w:p>
    <w:p w14:paraId="09EA6400" w14:textId="77777777" w:rsidR="00AC2E6C" w:rsidRPr="00684B76" w:rsidRDefault="00AC2E6C" w:rsidP="00AC2E6C">
      <w:pPr>
        <w:widowControl/>
        <w:autoSpaceDE/>
        <w:autoSpaceDN/>
        <w:ind w:right="49"/>
        <w:contextualSpacing/>
        <w:jc w:val="both"/>
        <w:rPr>
          <w:rFonts w:ascii="Montserrat" w:hAnsi="Montserrat" w:cs="Arial"/>
          <w:rPrChange w:id="1733" w:author="Angelica Rodriguez Ortega" w:date="2023-03-21T19:01:00Z">
            <w:rPr>
              <w:rFonts w:ascii="Montserrat" w:hAnsi="Montserrat" w:cs="Arial"/>
              <w:sz w:val="20"/>
              <w:szCs w:val="20"/>
            </w:rPr>
          </w:rPrChange>
        </w:rPr>
      </w:pPr>
    </w:p>
    <w:p w14:paraId="000B041C"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34" w:author="Angelica Rodriguez Ortega" w:date="2023-03-21T19:01:00Z">
            <w:rPr>
              <w:rFonts w:ascii="Montserrat" w:hAnsi="Montserrat" w:cs="Arial"/>
              <w:sz w:val="20"/>
              <w:szCs w:val="20"/>
            </w:rPr>
          </w:rPrChange>
        </w:rPr>
      </w:pPr>
      <w:r w:rsidRPr="00684B76">
        <w:rPr>
          <w:rFonts w:ascii="Montserrat" w:hAnsi="Montserrat" w:cs="Arial"/>
          <w:rPrChange w:id="1735" w:author="Angelica Rodriguez Ortega" w:date="2023-03-21T19:01:00Z">
            <w:rPr>
              <w:rFonts w:ascii="Montserrat" w:hAnsi="Montserrat" w:cs="Arial"/>
              <w:sz w:val="20"/>
              <w:szCs w:val="20"/>
            </w:rPr>
          </w:rPrChange>
        </w:rPr>
        <w:t xml:space="preserve">Una vez proporcionada la </w:t>
      </w:r>
      <w:proofErr w:type="spellStart"/>
      <w:r w:rsidRPr="00684B76">
        <w:rPr>
          <w:rFonts w:ascii="Montserrat" w:hAnsi="Montserrat" w:cs="Arial"/>
          <w:rPrChange w:id="1736" w:author="Angelica Rodriguez Ortega" w:date="2023-03-21T19:01:00Z">
            <w:rPr>
              <w:rFonts w:ascii="Montserrat" w:hAnsi="Montserrat" w:cs="Arial"/>
              <w:sz w:val="20"/>
              <w:szCs w:val="20"/>
            </w:rPr>
          </w:rPrChange>
        </w:rPr>
        <w:t>teleconsulta</w:t>
      </w:r>
      <w:proofErr w:type="spellEnd"/>
      <w:r w:rsidRPr="00684B76">
        <w:rPr>
          <w:rFonts w:ascii="Montserrat" w:hAnsi="Montserrat" w:cs="Arial"/>
          <w:rPrChange w:id="1737" w:author="Angelica Rodriguez Ortega" w:date="2023-03-21T19:01:00Z">
            <w:rPr>
              <w:rFonts w:ascii="Montserrat" w:hAnsi="Montserrat" w:cs="Arial"/>
              <w:sz w:val="20"/>
              <w:szCs w:val="20"/>
            </w:rPr>
          </w:rPrChange>
        </w:rPr>
        <w:t xml:space="preserve">, el médico tratante realizará la contrarreferencia o la notificación terapéutica, para que la Unidad Médica Emisora, entregue lo anterior al responsable de la Farmacia para la proporción de medicamento, en 48 horas si es solicitud de medicamento extraordinario o de forma mensual. </w:t>
      </w:r>
    </w:p>
    <w:p w14:paraId="41A94AD0" w14:textId="77777777" w:rsidR="00AC2E6C" w:rsidRPr="00684B76" w:rsidRDefault="00AC2E6C" w:rsidP="00AC2E6C">
      <w:pPr>
        <w:pStyle w:val="Prrafodelista"/>
        <w:widowControl/>
        <w:autoSpaceDE/>
        <w:autoSpaceDN/>
        <w:ind w:left="426" w:right="49"/>
        <w:contextualSpacing/>
        <w:jc w:val="both"/>
        <w:rPr>
          <w:rFonts w:ascii="Montserrat" w:hAnsi="Montserrat" w:cs="Arial"/>
          <w:rPrChange w:id="1738" w:author="Angelica Rodriguez Ortega" w:date="2023-03-21T19:01:00Z">
            <w:rPr>
              <w:rFonts w:ascii="Montserrat" w:hAnsi="Montserrat" w:cs="Arial"/>
              <w:sz w:val="20"/>
              <w:szCs w:val="20"/>
            </w:rPr>
          </w:rPrChange>
        </w:rPr>
      </w:pPr>
    </w:p>
    <w:p w14:paraId="16A7E096" w14:textId="77777777" w:rsidR="0090016C" w:rsidRPr="00684B76" w:rsidRDefault="0090016C" w:rsidP="00E05DDC">
      <w:pPr>
        <w:pStyle w:val="Prrafodelista"/>
        <w:widowControl/>
        <w:numPr>
          <w:ilvl w:val="0"/>
          <w:numId w:val="14"/>
        </w:numPr>
        <w:autoSpaceDE/>
        <w:autoSpaceDN/>
        <w:ind w:left="426" w:right="49" w:hanging="426"/>
        <w:contextualSpacing/>
        <w:jc w:val="both"/>
        <w:rPr>
          <w:rFonts w:ascii="Montserrat" w:hAnsi="Montserrat" w:cs="Arial"/>
          <w:rPrChange w:id="1739" w:author="Angelica Rodriguez Ortega" w:date="2023-03-21T19:01:00Z">
            <w:rPr>
              <w:rFonts w:ascii="Montserrat" w:hAnsi="Montserrat" w:cs="Arial"/>
              <w:sz w:val="20"/>
              <w:szCs w:val="20"/>
            </w:rPr>
          </w:rPrChange>
        </w:rPr>
      </w:pPr>
      <w:r w:rsidRPr="00684B76">
        <w:rPr>
          <w:rFonts w:ascii="Montserrat" w:hAnsi="Montserrat" w:cs="Arial"/>
          <w:rPrChange w:id="1740" w:author="Angelica Rodriguez Ortega" w:date="2023-03-21T19:01:00Z">
            <w:rPr>
              <w:rFonts w:ascii="Montserrat" w:hAnsi="Montserrat" w:cs="Arial"/>
              <w:sz w:val="20"/>
              <w:szCs w:val="20"/>
            </w:rPr>
          </w:rPrChange>
        </w:rPr>
        <w:t>Las Unidades Médicas deberán cumplir con las metas del Programa de Telemedicina, establecidas por nivel de atención, conforme al siguiente cuadro:</w:t>
      </w:r>
    </w:p>
    <w:p w14:paraId="415FA57F" w14:textId="77777777" w:rsidR="0090016C" w:rsidRPr="00684B76" w:rsidRDefault="0090016C" w:rsidP="0090016C">
      <w:pPr>
        <w:ind w:right="49"/>
        <w:jc w:val="both"/>
        <w:rPr>
          <w:rFonts w:ascii="Montserrat" w:hAnsi="Montserrat" w:cs="Arial"/>
        </w:rPr>
      </w:pPr>
    </w:p>
    <w:p w14:paraId="0D5CCC29" w14:textId="77777777" w:rsidR="0090016C" w:rsidRPr="00684B76" w:rsidRDefault="0090016C" w:rsidP="0090016C">
      <w:pPr>
        <w:ind w:right="49"/>
        <w:jc w:val="both"/>
        <w:rPr>
          <w:rFonts w:ascii="Montserrat" w:hAnsi="Montserrat" w:cs="Arial"/>
        </w:rPr>
      </w:pPr>
    </w:p>
    <w:p w14:paraId="3C10FE43" w14:textId="77777777" w:rsidR="0090016C" w:rsidRPr="00684B76" w:rsidRDefault="0090016C" w:rsidP="0090016C">
      <w:pPr>
        <w:ind w:right="49"/>
        <w:jc w:val="both"/>
        <w:rPr>
          <w:rFonts w:ascii="Montserrat" w:hAnsi="Montserrat" w:cs="Arial"/>
        </w:rPr>
      </w:pPr>
    </w:p>
    <w:p w14:paraId="72F7211C" w14:textId="13352C9E" w:rsidR="0090016C" w:rsidRPr="00684B76" w:rsidDel="00DA1DE3" w:rsidRDefault="0090016C" w:rsidP="0090016C">
      <w:pPr>
        <w:jc w:val="center"/>
        <w:rPr>
          <w:del w:id="1741" w:author="Angelica Rodriguez Ortega" w:date="2023-03-21T17:46:00Z"/>
          <w:rFonts w:ascii="Montserrat" w:hAnsi="Montserrat" w:cs="Arial"/>
          <w:b/>
          <w:rPrChange w:id="1742" w:author="Angelica Rodriguez Ortega" w:date="2023-03-21T19:01:00Z">
            <w:rPr>
              <w:del w:id="1743" w:author="Angelica Rodriguez Ortega" w:date="2023-03-21T17:46:00Z"/>
              <w:rFonts w:ascii="Montserrat" w:hAnsi="Montserrat" w:cs="Arial"/>
              <w:b/>
              <w:sz w:val="20"/>
              <w:szCs w:val="20"/>
            </w:rPr>
          </w:rPrChange>
        </w:rPr>
      </w:pPr>
      <w:del w:id="1744" w:author="Angelica Rodriguez Ortega" w:date="2023-03-21T17:46:00Z">
        <w:r w:rsidRPr="00684B76" w:rsidDel="00DA1DE3">
          <w:rPr>
            <w:rFonts w:ascii="Montserrat" w:hAnsi="Montserrat" w:cs="Arial"/>
            <w:b/>
            <w:rPrChange w:id="1745" w:author="Angelica Rodriguez Ortega" w:date="2023-03-21T19:01:00Z">
              <w:rPr>
                <w:rFonts w:ascii="Montserrat" w:hAnsi="Montserrat" w:cs="Arial"/>
                <w:b/>
                <w:sz w:val="20"/>
                <w:szCs w:val="20"/>
              </w:rPr>
            </w:rPrChange>
          </w:rPr>
          <w:delText>Metas mensuales de Teleconsultas</w:delText>
        </w:r>
      </w:del>
    </w:p>
    <w:p w14:paraId="0DBE2809" w14:textId="79FD754D" w:rsidR="0090016C" w:rsidRPr="00684B76" w:rsidDel="00DA1DE3" w:rsidRDefault="0090016C" w:rsidP="0090016C">
      <w:pPr>
        <w:rPr>
          <w:del w:id="1746" w:author="Angelica Rodriguez Ortega" w:date="2023-03-21T17:46:00Z"/>
          <w:rFonts w:ascii="Montserrat" w:hAnsi="Montserrat" w:cs="Arial"/>
        </w:rPr>
      </w:pPr>
      <w:del w:id="1747" w:author="Angelica Rodriguez Ortega" w:date="2023-03-21T17:46:00Z">
        <w:r w:rsidRPr="00684B76" w:rsidDel="00DA1DE3">
          <w:rPr>
            <w:rFonts w:ascii="Montserrat" w:hAnsi="Montserrat" w:cs="Arial"/>
          </w:rPr>
          <w:tab/>
        </w:r>
        <w:r w:rsidRPr="00684B76" w:rsidDel="00DA1DE3">
          <w:rPr>
            <w:rFonts w:ascii="Montserrat" w:hAnsi="Montserrat" w:cs="Arial"/>
          </w:rPr>
          <w:tab/>
        </w:r>
        <w:r w:rsidRPr="00684B76" w:rsidDel="00DA1DE3">
          <w:rPr>
            <w:rFonts w:ascii="Montserrat" w:hAnsi="Montserrat" w:cs="Arial"/>
          </w:rPr>
          <w:tab/>
        </w:r>
        <w:r w:rsidRPr="00684B76" w:rsidDel="00DA1DE3">
          <w:rPr>
            <w:rFonts w:ascii="Montserrat" w:hAnsi="Montserrat" w:cs="Arial"/>
          </w:rPr>
          <w:tab/>
        </w:r>
        <w:r w:rsidRPr="00684B76" w:rsidDel="00DA1DE3">
          <w:rPr>
            <w:rFonts w:ascii="Montserrat" w:hAnsi="Montserrat" w:cs="Arial"/>
          </w:rPr>
          <w:tab/>
        </w:r>
        <w:r w:rsidRPr="00684B76" w:rsidDel="00DA1DE3">
          <w:rPr>
            <w:rFonts w:ascii="Montserrat" w:hAnsi="Montserrat" w:cs="Arial"/>
          </w:rPr>
          <w:tab/>
        </w:r>
        <w:r w:rsidRPr="00684B76" w:rsidDel="00DA1DE3">
          <w:rPr>
            <w:rFonts w:ascii="Montserrat" w:hAnsi="Montserrat" w:cs="Arial"/>
          </w:rPr>
          <w:tab/>
        </w:r>
      </w:del>
    </w:p>
    <w:tbl>
      <w:tblPr>
        <w:tblStyle w:val="Tabladecuadrcula4-nfasis31"/>
        <w:tblW w:w="0" w:type="auto"/>
        <w:jc w:val="center"/>
        <w:tblLook w:val="04A0" w:firstRow="1" w:lastRow="0" w:firstColumn="1" w:lastColumn="0" w:noHBand="0" w:noVBand="1"/>
      </w:tblPr>
      <w:tblGrid>
        <w:gridCol w:w="2207"/>
        <w:gridCol w:w="1905"/>
      </w:tblGrid>
      <w:tr w:rsidR="0090016C" w:rsidRPr="00684B76" w:rsidDel="00DA1DE3" w14:paraId="6716DE7E" w14:textId="01BE9674" w:rsidTr="00397404">
        <w:trPr>
          <w:cnfStyle w:val="100000000000" w:firstRow="1" w:lastRow="0" w:firstColumn="0" w:lastColumn="0" w:oddVBand="0" w:evenVBand="0" w:oddHBand="0" w:evenHBand="0" w:firstRowFirstColumn="0" w:firstRowLastColumn="0" w:lastRowFirstColumn="0" w:lastRowLastColumn="0"/>
          <w:jc w:val="center"/>
          <w:del w:id="174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B38E5D"/>
            <w:vAlign w:val="center"/>
          </w:tcPr>
          <w:p w14:paraId="5312944B" w14:textId="0B89F342" w:rsidR="0090016C" w:rsidRPr="00684B76" w:rsidDel="00DA1DE3" w:rsidRDefault="0090016C" w:rsidP="00397404">
            <w:pPr>
              <w:rPr>
                <w:del w:id="1749" w:author="Angelica Rodriguez Ortega" w:date="2023-03-21T17:46:00Z"/>
                <w:rFonts w:ascii="Montserrat" w:hAnsi="Montserrat" w:cs="Arial"/>
                <w:b w:val="0"/>
                <w:bCs w:val="0"/>
                <w:color w:val="auto"/>
                <w:sz w:val="22"/>
                <w:szCs w:val="22"/>
              </w:rPr>
            </w:pPr>
            <w:del w:id="1750" w:author="Angelica Rodriguez Ortega" w:date="2023-03-21T17:46:00Z">
              <w:r w:rsidRPr="00684B76" w:rsidDel="00DA1DE3">
                <w:rPr>
                  <w:rFonts w:ascii="Montserrat" w:hAnsi="Montserrat" w:cs="Arial"/>
                </w:rPr>
                <w:delText>Tipo de UM</w:delText>
              </w:r>
            </w:del>
          </w:p>
        </w:tc>
        <w:tc>
          <w:tcPr>
            <w:tcW w:w="1616" w:type="dxa"/>
            <w:shd w:val="clear" w:color="auto" w:fill="B38E5D"/>
            <w:vAlign w:val="center"/>
          </w:tcPr>
          <w:p w14:paraId="0ACFF5D7" w14:textId="4645E066" w:rsidR="0090016C" w:rsidRPr="00684B76" w:rsidDel="00DA1DE3" w:rsidRDefault="0090016C" w:rsidP="00397404">
            <w:pPr>
              <w:cnfStyle w:val="100000000000" w:firstRow="1" w:lastRow="0" w:firstColumn="0" w:lastColumn="0" w:oddVBand="0" w:evenVBand="0" w:oddHBand="0" w:evenHBand="0" w:firstRowFirstColumn="0" w:firstRowLastColumn="0" w:lastRowFirstColumn="0" w:lastRowLastColumn="0"/>
              <w:rPr>
                <w:del w:id="1751" w:author="Angelica Rodriguez Ortega" w:date="2023-03-21T17:46:00Z"/>
                <w:rFonts w:ascii="Montserrat" w:hAnsi="Montserrat" w:cs="Arial"/>
                <w:b w:val="0"/>
                <w:bCs w:val="0"/>
                <w:color w:val="auto"/>
                <w:sz w:val="22"/>
                <w:szCs w:val="22"/>
              </w:rPr>
            </w:pPr>
            <w:del w:id="1752" w:author="Angelica Rodriguez Ortega" w:date="2023-03-21T17:46:00Z">
              <w:r w:rsidRPr="00684B76" w:rsidDel="00DA1DE3">
                <w:rPr>
                  <w:rFonts w:ascii="Montserrat" w:hAnsi="Montserrat" w:cs="Arial"/>
                </w:rPr>
                <w:delText>No. teleconsultas</w:delText>
              </w:r>
            </w:del>
          </w:p>
        </w:tc>
      </w:tr>
      <w:tr w:rsidR="0090016C" w:rsidRPr="00684B76" w:rsidDel="00DA1DE3" w14:paraId="51385C77" w14:textId="006AA0D7" w:rsidTr="00397404">
        <w:trPr>
          <w:cnfStyle w:val="000000100000" w:firstRow="0" w:lastRow="0" w:firstColumn="0" w:lastColumn="0" w:oddVBand="0" w:evenVBand="0" w:oddHBand="1" w:evenHBand="0" w:firstRowFirstColumn="0" w:firstRowLastColumn="0" w:lastRowFirstColumn="0" w:lastRowLastColumn="0"/>
          <w:trHeight w:val="340"/>
          <w:jc w:val="center"/>
          <w:del w:id="175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73627A1C" w14:textId="079E9B1D" w:rsidR="0090016C" w:rsidRPr="00684B76" w:rsidDel="00DA1DE3" w:rsidRDefault="0090016C" w:rsidP="00397404">
            <w:pPr>
              <w:rPr>
                <w:del w:id="1754" w:author="Angelica Rodriguez Ortega" w:date="2023-03-21T17:46:00Z"/>
                <w:rFonts w:ascii="Montserrat" w:hAnsi="Montserrat" w:cs="Arial"/>
                <w:b w:val="0"/>
                <w:bCs w:val="0"/>
                <w:sz w:val="22"/>
                <w:szCs w:val="22"/>
              </w:rPr>
            </w:pPr>
            <w:del w:id="1755" w:author="Angelica Rodriguez Ortega" w:date="2023-03-21T17:46:00Z">
              <w:r w:rsidRPr="00684B76" w:rsidDel="00DA1DE3">
                <w:rPr>
                  <w:rFonts w:ascii="Montserrat" w:hAnsi="Montserrat" w:cs="Arial"/>
                </w:rPr>
                <w:delText>UMF</w:delText>
              </w:r>
            </w:del>
          </w:p>
        </w:tc>
        <w:tc>
          <w:tcPr>
            <w:tcW w:w="1616" w:type="dxa"/>
            <w:shd w:val="clear" w:color="auto" w:fill="FFFFFF" w:themeFill="background1"/>
            <w:vAlign w:val="center"/>
          </w:tcPr>
          <w:p w14:paraId="23F38B6B" w14:textId="4014FE40" w:rsidR="0090016C" w:rsidRPr="00684B76" w:rsidDel="00DA1DE3" w:rsidRDefault="0090016C" w:rsidP="00397404">
            <w:pPr>
              <w:cnfStyle w:val="000000100000" w:firstRow="0" w:lastRow="0" w:firstColumn="0" w:lastColumn="0" w:oddVBand="0" w:evenVBand="0" w:oddHBand="1" w:evenHBand="0" w:firstRowFirstColumn="0" w:firstRowLastColumn="0" w:lastRowFirstColumn="0" w:lastRowLastColumn="0"/>
              <w:rPr>
                <w:del w:id="1756" w:author="Angelica Rodriguez Ortega" w:date="2023-03-21T17:46:00Z"/>
                <w:rFonts w:ascii="Montserrat" w:hAnsi="Montserrat" w:cs="Arial"/>
                <w:sz w:val="22"/>
                <w:szCs w:val="22"/>
              </w:rPr>
            </w:pPr>
            <w:del w:id="1757" w:author="Angelica Rodriguez Ortega" w:date="2023-03-21T17:46:00Z">
              <w:r w:rsidRPr="00684B76" w:rsidDel="00DA1DE3">
                <w:rPr>
                  <w:rFonts w:ascii="Montserrat" w:hAnsi="Montserrat" w:cs="Arial"/>
                </w:rPr>
                <w:delText>&gt;=</w:delText>
              </w:r>
            </w:del>
          </w:p>
        </w:tc>
      </w:tr>
      <w:tr w:rsidR="0090016C" w:rsidRPr="00684B76" w:rsidDel="00DA1DE3" w14:paraId="22C1660A" w14:textId="07D33845" w:rsidTr="00397404">
        <w:trPr>
          <w:trHeight w:val="340"/>
          <w:jc w:val="center"/>
          <w:del w:id="175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7A401DD7" w14:textId="15A90571" w:rsidR="0090016C" w:rsidRPr="00684B76" w:rsidDel="00DA1DE3" w:rsidRDefault="0090016C" w:rsidP="00397404">
            <w:pPr>
              <w:rPr>
                <w:del w:id="1759" w:author="Angelica Rodriguez Ortega" w:date="2023-03-21T17:46:00Z"/>
                <w:rFonts w:ascii="Montserrat" w:hAnsi="Montserrat" w:cs="Arial"/>
                <w:b w:val="0"/>
                <w:bCs w:val="0"/>
                <w:sz w:val="22"/>
                <w:szCs w:val="22"/>
              </w:rPr>
            </w:pPr>
            <w:del w:id="1760" w:author="Angelica Rodriguez Ortega" w:date="2023-03-21T17:46:00Z">
              <w:r w:rsidRPr="00684B76" w:rsidDel="00DA1DE3">
                <w:rPr>
                  <w:rFonts w:ascii="Montserrat" w:hAnsi="Montserrat" w:cs="Arial"/>
                </w:rPr>
                <w:delText>CMF</w:delText>
              </w:r>
            </w:del>
          </w:p>
        </w:tc>
        <w:tc>
          <w:tcPr>
            <w:tcW w:w="1616" w:type="dxa"/>
            <w:shd w:val="clear" w:color="auto" w:fill="FFFFFF" w:themeFill="background1"/>
            <w:vAlign w:val="center"/>
          </w:tcPr>
          <w:p w14:paraId="08C5AE6E" w14:textId="4E9D6908" w:rsidR="0090016C" w:rsidRPr="00684B76" w:rsidDel="00DA1DE3" w:rsidRDefault="0090016C" w:rsidP="00397404">
            <w:pPr>
              <w:cnfStyle w:val="000000000000" w:firstRow="0" w:lastRow="0" w:firstColumn="0" w:lastColumn="0" w:oddVBand="0" w:evenVBand="0" w:oddHBand="0" w:evenHBand="0" w:firstRowFirstColumn="0" w:firstRowLastColumn="0" w:lastRowFirstColumn="0" w:lastRowLastColumn="0"/>
              <w:rPr>
                <w:del w:id="1761" w:author="Angelica Rodriguez Ortega" w:date="2023-03-21T17:46:00Z"/>
                <w:rFonts w:ascii="Montserrat" w:hAnsi="Montserrat" w:cs="Arial"/>
                <w:sz w:val="22"/>
                <w:szCs w:val="22"/>
              </w:rPr>
            </w:pPr>
            <w:del w:id="1762" w:author="Angelica Rodriguez Ortega" w:date="2023-03-21T17:46:00Z">
              <w:r w:rsidRPr="00684B76" w:rsidDel="00DA1DE3">
                <w:rPr>
                  <w:rFonts w:ascii="Montserrat" w:hAnsi="Montserrat" w:cs="Arial"/>
                </w:rPr>
                <w:delText>&gt;=</w:delText>
              </w:r>
            </w:del>
          </w:p>
        </w:tc>
      </w:tr>
      <w:tr w:rsidR="0090016C" w:rsidRPr="00684B76" w:rsidDel="00DA1DE3" w14:paraId="10E6387D" w14:textId="68266155" w:rsidTr="00397404">
        <w:trPr>
          <w:cnfStyle w:val="000000100000" w:firstRow="0" w:lastRow="0" w:firstColumn="0" w:lastColumn="0" w:oddVBand="0" w:evenVBand="0" w:oddHBand="1" w:evenHBand="0" w:firstRowFirstColumn="0" w:firstRowLastColumn="0" w:lastRowFirstColumn="0" w:lastRowLastColumn="0"/>
          <w:trHeight w:val="340"/>
          <w:jc w:val="center"/>
          <w:del w:id="176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70744A52" w14:textId="4D2252CF" w:rsidR="0090016C" w:rsidRPr="00684B76" w:rsidDel="00DA1DE3" w:rsidRDefault="0090016C" w:rsidP="00397404">
            <w:pPr>
              <w:rPr>
                <w:del w:id="1764" w:author="Angelica Rodriguez Ortega" w:date="2023-03-21T17:46:00Z"/>
                <w:rFonts w:ascii="Montserrat" w:hAnsi="Montserrat" w:cs="Arial"/>
                <w:b w:val="0"/>
                <w:bCs w:val="0"/>
                <w:sz w:val="22"/>
                <w:szCs w:val="22"/>
              </w:rPr>
            </w:pPr>
            <w:del w:id="1765" w:author="Angelica Rodriguez Ortega" w:date="2023-03-21T17:46:00Z">
              <w:r w:rsidRPr="00684B76" w:rsidDel="00DA1DE3">
                <w:rPr>
                  <w:rFonts w:ascii="Montserrat" w:hAnsi="Montserrat" w:cs="Arial"/>
                </w:rPr>
                <w:delText>CH</w:delText>
              </w:r>
            </w:del>
          </w:p>
        </w:tc>
        <w:tc>
          <w:tcPr>
            <w:tcW w:w="1616" w:type="dxa"/>
            <w:shd w:val="clear" w:color="auto" w:fill="FFFFFF" w:themeFill="background1"/>
            <w:vAlign w:val="center"/>
          </w:tcPr>
          <w:p w14:paraId="385430F0" w14:textId="1DFC03B1" w:rsidR="0090016C" w:rsidRPr="00684B76" w:rsidDel="00DA1DE3" w:rsidRDefault="0090016C" w:rsidP="00397404">
            <w:pPr>
              <w:cnfStyle w:val="000000100000" w:firstRow="0" w:lastRow="0" w:firstColumn="0" w:lastColumn="0" w:oddVBand="0" w:evenVBand="0" w:oddHBand="1" w:evenHBand="0" w:firstRowFirstColumn="0" w:firstRowLastColumn="0" w:lastRowFirstColumn="0" w:lastRowLastColumn="0"/>
              <w:rPr>
                <w:del w:id="1766" w:author="Angelica Rodriguez Ortega" w:date="2023-03-21T17:46:00Z"/>
                <w:rFonts w:ascii="Montserrat" w:hAnsi="Montserrat" w:cs="Arial"/>
                <w:sz w:val="22"/>
                <w:szCs w:val="22"/>
              </w:rPr>
            </w:pPr>
            <w:del w:id="1767" w:author="Angelica Rodriguez Ortega" w:date="2023-03-21T17:46:00Z">
              <w:r w:rsidRPr="00684B76" w:rsidDel="00DA1DE3">
                <w:rPr>
                  <w:rFonts w:ascii="Montserrat" w:hAnsi="Montserrat" w:cs="Arial"/>
                </w:rPr>
                <w:delText>&gt;=</w:delText>
              </w:r>
              <w:r w:rsidR="00813648" w:rsidRPr="00684B76" w:rsidDel="00DA1DE3">
                <w:rPr>
                  <w:rFonts w:ascii="Montserrat" w:hAnsi="Montserrat" w:cs="Arial"/>
                </w:rPr>
                <w:delText>0</w:delText>
              </w:r>
            </w:del>
          </w:p>
        </w:tc>
      </w:tr>
      <w:tr w:rsidR="0090016C" w:rsidRPr="00684B76" w:rsidDel="00DA1DE3" w14:paraId="024341B3" w14:textId="457F7DE4" w:rsidTr="00397404">
        <w:trPr>
          <w:trHeight w:val="340"/>
          <w:jc w:val="center"/>
          <w:del w:id="176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6B11C9F5" w14:textId="2370F763" w:rsidR="0090016C" w:rsidRPr="00684B76" w:rsidDel="00DA1DE3" w:rsidRDefault="0090016C" w:rsidP="00397404">
            <w:pPr>
              <w:rPr>
                <w:del w:id="1769" w:author="Angelica Rodriguez Ortega" w:date="2023-03-21T17:46:00Z"/>
                <w:rFonts w:ascii="Montserrat" w:hAnsi="Montserrat" w:cs="Arial"/>
                <w:b w:val="0"/>
                <w:bCs w:val="0"/>
                <w:sz w:val="22"/>
                <w:szCs w:val="22"/>
              </w:rPr>
            </w:pPr>
            <w:del w:id="1770" w:author="Angelica Rodriguez Ortega" w:date="2023-03-21T17:46:00Z">
              <w:r w:rsidRPr="00684B76" w:rsidDel="00DA1DE3">
                <w:rPr>
                  <w:rFonts w:ascii="Montserrat" w:hAnsi="Montserrat" w:cs="Arial"/>
                </w:rPr>
                <w:lastRenderedPageBreak/>
                <w:delText>CMFE+Q</w:delText>
              </w:r>
            </w:del>
          </w:p>
        </w:tc>
        <w:tc>
          <w:tcPr>
            <w:tcW w:w="1616" w:type="dxa"/>
            <w:shd w:val="clear" w:color="auto" w:fill="FFFFFF" w:themeFill="background1"/>
            <w:vAlign w:val="center"/>
          </w:tcPr>
          <w:p w14:paraId="247D9ED6" w14:textId="5AB0A38F" w:rsidR="0090016C" w:rsidRPr="00684B76" w:rsidDel="00DA1DE3" w:rsidRDefault="0090016C" w:rsidP="00397404">
            <w:pPr>
              <w:cnfStyle w:val="000000000000" w:firstRow="0" w:lastRow="0" w:firstColumn="0" w:lastColumn="0" w:oddVBand="0" w:evenVBand="0" w:oddHBand="0" w:evenHBand="0" w:firstRowFirstColumn="0" w:firstRowLastColumn="0" w:lastRowFirstColumn="0" w:lastRowLastColumn="0"/>
              <w:rPr>
                <w:del w:id="1771" w:author="Angelica Rodriguez Ortega" w:date="2023-03-21T17:46:00Z"/>
                <w:rFonts w:ascii="Montserrat" w:hAnsi="Montserrat" w:cs="Arial"/>
                <w:sz w:val="22"/>
                <w:szCs w:val="22"/>
              </w:rPr>
            </w:pPr>
            <w:del w:id="1772" w:author="Angelica Rodriguez Ortega" w:date="2023-03-21T17:46:00Z">
              <w:r w:rsidRPr="00684B76" w:rsidDel="00DA1DE3">
                <w:rPr>
                  <w:rFonts w:ascii="Montserrat" w:hAnsi="Montserrat" w:cs="Arial"/>
                </w:rPr>
                <w:delText>&gt;=</w:delText>
              </w:r>
              <w:r w:rsidR="00473E57" w:rsidRPr="00684B76" w:rsidDel="00DA1DE3">
                <w:rPr>
                  <w:rFonts w:ascii="Montserrat" w:hAnsi="Montserrat" w:cs="Arial"/>
                </w:rPr>
                <w:delText>25</w:delText>
              </w:r>
              <w:r w:rsidR="00B451EB" w:rsidRPr="00684B76" w:rsidDel="00DA1DE3">
                <w:rPr>
                  <w:rFonts w:ascii="Montserrat" w:hAnsi="Montserrat" w:cs="Arial"/>
                </w:rPr>
                <w:delText>0</w:delText>
              </w:r>
            </w:del>
          </w:p>
        </w:tc>
      </w:tr>
      <w:tr w:rsidR="0090016C" w:rsidRPr="00684B76" w:rsidDel="00DA1DE3" w14:paraId="77D6E786" w14:textId="68018B22" w:rsidTr="00397404">
        <w:trPr>
          <w:cnfStyle w:val="000000100000" w:firstRow="0" w:lastRow="0" w:firstColumn="0" w:lastColumn="0" w:oddVBand="0" w:evenVBand="0" w:oddHBand="1" w:evenHBand="0" w:firstRowFirstColumn="0" w:firstRowLastColumn="0" w:lastRowFirstColumn="0" w:lastRowLastColumn="0"/>
          <w:trHeight w:val="340"/>
          <w:jc w:val="center"/>
          <w:del w:id="177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693C2E37" w14:textId="470D5E9B" w:rsidR="0090016C" w:rsidRPr="00684B76" w:rsidDel="00DA1DE3" w:rsidRDefault="0090016C" w:rsidP="00397404">
            <w:pPr>
              <w:rPr>
                <w:del w:id="1774" w:author="Angelica Rodriguez Ortega" w:date="2023-03-21T17:46:00Z"/>
                <w:rFonts w:ascii="Montserrat" w:hAnsi="Montserrat" w:cs="Arial"/>
                <w:b w:val="0"/>
                <w:bCs w:val="0"/>
                <w:sz w:val="22"/>
                <w:szCs w:val="22"/>
              </w:rPr>
            </w:pPr>
            <w:del w:id="1775" w:author="Angelica Rodriguez Ortega" w:date="2023-03-21T17:46:00Z">
              <w:r w:rsidRPr="00684B76" w:rsidDel="00DA1DE3">
                <w:rPr>
                  <w:rFonts w:ascii="Montserrat" w:hAnsi="Montserrat" w:cs="Arial"/>
                </w:rPr>
                <w:delText>CE</w:delText>
              </w:r>
            </w:del>
          </w:p>
        </w:tc>
        <w:tc>
          <w:tcPr>
            <w:tcW w:w="1616" w:type="dxa"/>
            <w:shd w:val="clear" w:color="auto" w:fill="FFFFFF" w:themeFill="background1"/>
            <w:vAlign w:val="center"/>
          </w:tcPr>
          <w:p w14:paraId="44C5EB0B" w14:textId="0823FF30" w:rsidR="0090016C" w:rsidRPr="00684B76" w:rsidDel="00DA1DE3" w:rsidRDefault="0090016C" w:rsidP="00397404">
            <w:pPr>
              <w:cnfStyle w:val="000000100000" w:firstRow="0" w:lastRow="0" w:firstColumn="0" w:lastColumn="0" w:oddVBand="0" w:evenVBand="0" w:oddHBand="1" w:evenHBand="0" w:firstRowFirstColumn="0" w:firstRowLastColumn="0" w:lastRowFirstColumn="0" w:lastRowLastColumn="0"/>
              <w:rPr>
                <w:del w:id="1776" w:author="Angelica Rodriguez Ortega" w:date="2023-03-21T17:46:00Z"/>
                <w:rFonts w:ascii="Montserrat" w:hAnsi="Montserrat" w:cs="Arial"/>
                <w:sz w:val="22"/>
                <w:szCs w:val="22"/>
              </w:rPr>
            </w:pPr>
            <w:del w:id="1777" w:author="Angelica Rodriguez Ortega" w:date="2023-03-21T17:46:00Z">
              <w:r w:rsidRPr="00684B76" w:rsidDel="00DA1DE3">
                <w:rPr>
                  <w:rFonts w:ascii="Montserrat" w:hAnsi="Montserrat" w:cs="Arial"/>
                </w:rPr>
                <w:delText>&gt;=</w:delText>
              </w:r>
            </w:del>
          </w:p>
        </w:tc>
      </w:tr>
      <w:tr w:rsidR="0090016C" w:rsidRPr="00684B76" w:rsidDel="00DA1DE3" w14:paraId="3C72DD0B" w14:textId="5375B4BD" w:rsidTr="00397404">
        <w:trPr>
          <w:trHeight w:val="340"/>
          <w:jc w:val="center"/>
          <w:del w:id="177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0A7CFA6A" w14:textId="1E43881F" w:rsidR="0090016C" w:rsidRPr="00684B76" w:rsidDel="00DA1DE3" w:rsidRDefault="0090016C" w:rsidP="00397404">
            <w:pPr>
              <w:rPr>
                <w:del w:id="1779" w:author="Angelica Rodriguez Ortega" w:date="2023-03-21T17:46:00Z"/>
                <w:rFonts w:ascii="Montserrat" w:hAnsi="Montserrat" w:cs="Arial"/>
                <w:b w:val="0"/>
                <w:bCs w:val="0"/>
                <w:sz w:val="22"/>
                <w:szCs w:val="22"/>
              </w:rPr>
            </w:pPr>
            <w:del w:id="1780" w:author="Angelica Rodriguez Ortega" w:date="2023-03-21T17:46:00Z">
              <w:r w:rsidRPr="00684B76" w:rsidDel="00DA1DE3">
                <w:rPr>
                  <w:rFonts w:ascii="Montserrat" w:hAnsi="Montserrat" w:cs="Arial"/>
                </w:rPr>
                <w:delText>CE+Q</w:delText>
              </w:r>
            </w:del>
          </w:p>
        </w:tc>
        <w:tc>
          <w:tcPr>
            <w:tcW w:w="1616" w:type="dxa"/>
            <w:shd w:val="clear" w:color="auto" w:fill="FFFFFF" w:themeFill="background1"/>
            <w:vAlign w:val="center"/>
          </w:tcPr>
          <w:p w14:paraId="779F7C5C" w14:textId="3ACFDD9D" w:rsidR="0090016C" w:rsidRPr="00684B76" w:rsidDel="00DA1DE3" w:rsidRDefault="0090016C" w:rsidP="00397404">
            <w:pPr>
              <w:cnfStyle w:val="000000000000" w:firstRow="0" w:lastRow="0" w:firstColumn="0" w:lastColumn="0" w:oddVBand="0" w:evenVBand="0" w:oddHBand="0" w:evenHBand="0" w:firstRowFirstColumn="0" w:firstRowLastColumn="0" w:lastRowFirstColumn="0" w:lastRowLastColumn="0"/>
              <w:rPr>
                <w:del w:id="1781" w:author="Angelica Rodriguez Ortega" w:date="2023-03-21T17:46:00Z"/>
                <w:rFonts w:ascii="Montserrat" w:hAnsi="Montserrat" w:cs="Arial"/>
                <w:sz w:val="22"/>
                <w:szCs w:val="22"/>
              </w:rPr>
            </w:pPr>
            <w:del w:id="1782" w:author="Angelica Rodriguez Ortega" w:date="2023-03-21T17:46:00Z">
              <w:r w:rsidRPr="00684B76" w:rsidDel="00DA1DE3">
                <w:rPr>
                  <w:rFonts w:ascii="Montserrat" w:hAnsi="Montserrat" w:cs="Arial"/>
                </w:rPr>
                <w:delText>&gt;=</w:delText>
              </w:r>
              <w:r w:rsidR="00813648" w:rsidRPr="00684B76" w:rsidDel="00DA1DE3">
                <w:rPr>
                  <w:rFonts w:ascii="Montserrat" w:hAnsi="Montserrat" w:cs="Arial"/>
                </w:rPr>
                <w:delText>0</w:delText>
              </w:r>
            </w:del>
          </w:p>
        </w:tc>
      </w:tr>
      <w:tr w:rsidR="0090016C" w:rsidRPr="00684B76" w:rsidDel="00DA1DE3" w14:paraId="71403F94" w14:textId="62369ED0" w:rsidTr="00397404">
        <w:trPr>
          <w:cnfStyle w:val="000000100000" w:firstRow="0" w:lastRow="0" w:firstColumn="0" w:lastColumn="0" w:oddVBand="0" w:evenVBand="0" w:oddHBand="1" w:evenHBand="0" w:firstRowFirstColumn="0" w:firstRowLastColumn="0" w:lastRowFirstColumn="0" w:lastRowLastColumn="0"/>
          <w:trHeight w:val="340"/>
          <w:jc w:val="center"/>
          <w:del w:id="178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1D96C025" w14:textId="65A3954B" w:rsidR="0090016C" w:rsidRPr="00684B76" w:rsidDel="00DA1DE3" w:rsidRDefault="0090016C" w:rsidP="00397404">
            <w:pPr>
              <w:rPr>
                <w:del w:id="1784" w:author="Angelica Rodriguez Ortega" w:date="2023-03-21T17:46:00Z"/>
                <w:rFonts w:ascii="Montserrat" w:hAnsi="Montserrat" w:cs="Arial"/>
                <w:b w:val="0"/>
                <w:bCs w:val="0"/>
                <w:sz w:val="22"/>
                <w:szCs w:val="22"/>
              </w:rPr>
            </w:pPr>
            <w:del w:id="1785" w:author="Angelica Rodriguez Ortega" w:date="2023-03-21T17:46:00Z">
              <w:r w:rsidRPr="00684B76" w:rsidDel="00DA1DE3">
                <w:rPr>
                  <w:rFonts w:ascii="Montserrat" w:hAnsi="Montserrat" w:cs="Arial"/>
                </w:rPr>
                <w:delText>HG</w:delText>
              </w:r>
            </w:del>
          </w:p>
        </w:tc>
        <w:tc>
          <w:tcPr>
            <w:tcW w:w="1616" w:type="dxa"/>
            <w:shd w:val="clear" w:color="auto" w:fill="FFFFFF" w:themeFill="background1"/>
            <w:vAlign w:val="center"/>
          </w:tcPr>
          <w:p w14:paraId="3B561A6B" w14:textId="07D71B15" w:rsidR="0090016C" w:rsidRPr="00684B76" w:rsidDel="00DA1DE3" w:rsidRDefault="0090016C" w:rsidP="00397404">
            <w:pPr>
              <w:cnfStyle w:val="000000100000" w:firstRow="0" w:lastRow="0" w:firstColumn="0" w:lastColumn="0" w:oddVBand="0" w:evenVBand="0" w:oddHBand="1" w:evenHBand="0" w:firstRowFirstColumn="0" w:firstRowLastColumn="0" w:lastRowFirstColumn="0" w:lastRowLastColumn="0"/>
              <w:rPr>
                <w:del w:id="1786" w:author="Angelica Rodriguez Ortega" w:date="2023-03-21T17:46:00Z"/>
                <w:rFonts w:ascii="Montserrat" w:hAnsi="Montserrat" w:cs="Arial"/>
                <w:sz w:val="22"/>
                <w:szCs w:val="22"/>
              </w:rPr>
            </w:pPr>
            <w:del w:id="1787" w:author="Angelica Rodriguez Ortega" w:date="2023-03-21T17:46:00Z">
              <w:r w:rsidRPr="00684B76" w:rsidDel="00DA1DE3">
                <w:rPr>
                  <w:rFonts w:ascii="Montserrat" w:hAnsi="Montserrat" w:cs="Arial"/>
                </w:rPr>
                <w:delText>&gt;=</w:delText>
              </w:r>
            </w:del>
          </w:p>
        </w:tc>
      </w:tr>
      <w:tr w:rsidR="0090016C" w:rsidRPr="00684B76" w:rsidDel="00DA1DE3" w14:paraId="068EB9FB" w14:textId="793B0199" w:rsidTr="00397404">
        <w:trPr>
          <w:trHeight w:val="340"/>
          <w:jc w:val="center"/>
          <w:del w:id="178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48D40042" w14:textId="64777584" w:rsidR="0090016C" w:rsidRPr="00684B76" w:rsidDel="00DA1DE3" w:rsidRDefault="0090016C" w:rsidP="00397404">
            <w:pPr>
              <w:rPr>
                <w:del w:id="1789" w:author="Angelica Rodriguez Ortega" w:date="2023-03-21T17:46:00Z"/>
                <w:rFonts w:ascii="Montserrat" w:hAnsi="Montserrat" w:cs="Arial"/>
                <w:b w:val="0"/>
                <w:bCs w:val="0"/>
                <w:sz w:val="22"/>
                <w:szCs w:val="22"/>
              </w:rPr>
            </w:pPr>
            <w:del w:id="1790" w:author="Angelica Rodriguez Ortega" w:date="2023-03-21T17:46:00Z">
              <w:r w:rsidRPr="00684B76" w:rsidDel="00DA1DE3">
                <w:rPr>
                  <w:rFonts w:ascii="Montserrat" w:hAnsi="Montserrat" w:cs="Arial"/>
                </w:rPr>
                <w:delText>HR y CMN</w:delText>
              </w:r>
            </w:del>
          </w:p>
        </w:tc>
        <w:tc>
          <w:tcPr>
            <w:tcW w:w="1616" w:type="dxa"/>
            <w:shd w:val="clear" w:color="auto" w:fill="FFFFFF" w:themeFill="background1"/>
            <w:vAlign w:val="center"/>
          </w:tcPr>
          <w:p w14:paraId="081AC89C" w14:textId="2F8E17FD" w:rsidR="0090016C" w:rsidRPr="00684B76" w:rsidDel="00DA1DE3" w:rsidRDefault="0090016C" w:rsidP="00397404">
            <w:pPr>
              <w:cnfStyle w:val="000000000000" w:firstRow="0" w:lastRow="0" w:firstColumn="0" w:lastColumn="0" w:oddVBand="0" w:evenVBand="0" w:oddHBand="0" w:evenHBand="0" w:firstRowFirstColumn="0" w:firstRowLastColumn="0" w:lastRowFirstColumn="0" w:lastRowLastColumn="0"/>
              <w:rPr>
                <w:del w:id="1791" w:author="Angelica Rodriguez Ortega" w:date="2023-03-21T17:46:00Z"/>
                <w:rFonts w:ascii="Montserrat" w:hAnsi="Montserrat" w:cs="Arial"/>
                <w:sz w:val="22"/>
                <w:szCs w:val="22"/>
              </w:rPr>
            </w:pPr>
            <w:del w:id="1792" w:author="Angelica Rodriguez Ortega" w:date="2023-03-21T17:46:00Z">
              <w:r w:rsidRPr="00684B76" w:rsidDel="00DA1DE3">
                <w:rPr>
                  <w:rFonts w:ascii="Montserrat" w:hAnsi="Montserrat" w:cs="Arial"/>
                </w:rPr>
                <w:delText>&gt;=</w:delText>
              </w:r>
            </w:del>
          </w:p>
        </w:tc>
      </w:tr>
    </w:tbl>
    <w:p w14:paraId="2C81733A" w14:textId="67B94FBA" w:rsidR="0090016C" w:rsidRPr="00684B76" w:rsidDel="00DA1DE3" w:rsidRDefault="0090016C" w:rsidP="0090016C">
      <w:pPr>
        <w:ind w:right="49"/>
        <w:jc w:val="both"/>
        <w:rPr>
          <w:del w:id="1793" w:author="Angelica Rodriguez Ortega" w:date="2023-03-21T17:46:00Z"/>
          <w:rFonts w:ascii="Montserrat" w:hAnsi="Montserrat" w:cs="Arial"/>
        </w:rPr>
      </w:pPr>
    </w:p>
    <w:p w14:paraId="7D2E55E1" w14:textId="4B348A3B" w:rsidR="0090016C" w:rsidRPr="00684B76" w:rsidDel="00DA1DE3" w:rsidRDefault="0090016C" w:rsidP="0090016C">
      <w:pPr>
        <w:pStyle w:val="Ttulo1"/>
        <w:ind w:left="360"/>
        <w:jc w:val="left"/>
        <w:rPr>
          <w:del w:id="1794" w:author="Angelica Rodriguez Ortega" w:date="2023-03-21T17:46:00Z"/>
          <w:rFonts w:cs="Arial"/>
          <w:sz w:val="22"/>
          <w:szCs w:val="22"/>
          <w:rPrChange w:id="1795" w:author="Angelica Rodriguez Ortega" w:date="2023-03-21T19:01:00Z">
            <w:rPr>
              <w:del w:id="1796" w:author="Angelica Rodriguez Ortega" w:date="2023-03-21T17:46:00Z"/>
              <w:rFonts w:cs="Arial"/>
              <w:sz w:val="20"/>
              <w:szCs w:val="20"/>
            </w:rPr>
          </w:rPrChange>
        </w:rPr>
      </w:pPr>
    </w:p>
    <w:p w14:paraId="39A7D658" w14:textId="77777777" w:rsidR="00DA1DE3" w:rsidRPr="00684B76" w:rsidRDefault="00DA1DE3" w:rsidP="00DA1DE3">
      <w:pPr>
        <w:ind w:left="709" w:hanging="709"/>
        <w:jc w:val="both"/>
        <w:rPr>
          <w:ins w:id="1797" w:author="Angelica Rodriguez Ortega" w:date="2023-03-21T17:46:00Z"/>
          <w:rFonts w:ascii="Montserrat" w:hAnsi="Montserrat"/>
          <w:lang w:eastAsia="es-MX"/>
        </w:rPr>
      </w:pPr>
    </w:p>
    <w:p w14:paraId="76D6D0CC" w14:textId="77777777" w:rsidR="00DA1DE3" w:rsidRPr="00684B76" w:rsidRDefault="00DA1DE3" w:rsidP="00DA1DE3">
      <w:pPr>
        <w:ind w:left="709" w:hanging="709"/>
        <w:jc w:val="center"/>
        <w:rPr>
          <w:ins w:id="1798" w:author="Angelica Rodriguez Ortega" w:date="2023-03-21T17:46:00Z"/>
          <w:rFonts w:ascii="Montserrat" w:hAnsi="Montserrat"/>
          <w:b/>
          <w:lang w:eastAsia="es-MX"/>
        </w:rPr>
      </w:pPr>
      <w:ins w:id="1799" w:author="Angelica Rodriguez Ortega" w:date="2023-03-21T17:46:00Z">
        <w:r w:rsidRPr="00684B76">
          <w:rPr>
            <w:rFonts w:ascii="Montserrat" w:hAnsi="Montserrat"/>
            <w:b/>
            <w:lang w:eastAsia="es-MX"/>
          </w:rPr>
          <w:t xml:space="preserve">Metas mensuales de </w:t>
        </w:r>
        <w:proofErr w:type="spellStart"/>
        <w:r w:rsidRPr="00684B76">
          <w:rPr>
            <w:rFonts w:ascii="Montserrat" w:hAnsi="Montserrat"/>
            <w:b/>
            <w:lang w:eastAsia="es-MX"/>
          </w:rPr>
          <w:t>Teleconsultas</w:t>
        </w:r>
        <w:proofErr w:type="spellEnd"/>
      </w:ins>
    </w:p>
    <w:p w14:paraId="2A15125B" w14:textId="77777777" w:rsidR="00DA1DE3" w:rsidRPr="00684B76" w:rsidRDefault="00DA1DE3" w:rsidP="00DA1DE3">
      <w:pPr>
        <w:ind w:left="709" w:hanging="709"/>
        <w:jc w:val="center"/>
        <w:rPr>
          <w:ins w:id="1800" w:author="Angelica Rodriguez Ortega" w:date="2023-03-21T17:46:00Z"/>
          <w:rFonts w:ascii="Montserrat" w:hAnsi="Montserrat"/>
          <w:b/>
          <w:lang w:eastAsia="es-MX"/>
        </w:rPr>
      </w:pPr>
      <w:ins w:id="1801" w:author="Angelica Rodriguez Ortega" w:date="2023-03-21T17:46:00Z">
        <w:r w:rsidRPr="00684B76">
          <w:rPr>
            <w:rFonts w:ascii="Montserrat" w:hAnsi="Montserrat"/>
            <w:b/>
            <w:lang w:eastAsia="es-MX"/>
          </w:rPr>
          <w:t>ISSSTE</w:t>
        </w:r>
      </w:ins>
    </w:p>
    <w:p w14:paraId="056DE46F" w14:textId="77777777" w:rsidR="00DA1DE3" w:rsidRDefault="00DA1DE3" w:rsidP="00DA1DE3">
      <w:pPr>
        <w:ind w:left="709" w:hanging="709"/>
        <w:jc w:val="center"/>
        <w:rPr>
          <w:ins w:id="1802" w:author="Angelica Rodriguez Ortega" w:date="2023-03-21T17:46:00Z"/>
          <w:rFonts w:ascii="Montserrat" w:hAnsi="Montserrat"/>
          <w:b/>
          <w:lang w:eastAsia="es-MX"/>
        </w:rPr>
      </w:pPr>
    </w:p>
    <w:tbl>
      <w:tblPr>
        <w:tblStyle w:val="Tabladecuadrcula4-nfasis31"/>
        <w:tblW w:w="0" w:type="auto"/>
        <w:jc w:val="center"/>
        <w:tblLook w:val="04A0" w:firstRow="1" w:lastRow="0" w:firstColumn="1" w:lastColumn="0" w:noHBand="0" w:noVBand="1"/>
      </w:tblPr>
      <w:tblGrid>
        <w:gridCol w:w="2207"/>
        <w:gridCol w:w="1616"/>
      </w:tblGrid>
      <w:tr w:rsidR="00DA1DE3" w:rsidRPr="00BA4CCA" w14:paraId="7128F0D1" w14:textId="77777777" w:rsidTr="000E3434">
        <w:trPr>
          <w:cnfStyle w:val="100000000000" w:firstRow="1" w:lastRow="0" w:firstColumn="0" w:lastColumn="0" w:oddVBand="0" w:evenVBand="0" w:oddHBand="0" w:evenHBand="0" w:firstRowFirstColumn="0" w:firstRowLastColumn="0" w:lastRowFirstColumn="0" w:lastRowLastColumn="0"/>
          <w:jc w:val="center"/>
          <w:ins w:id="180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B38E5D"/>
            <w:vAlign w:val="center"/>
          </w:tcPr>
          <w:p w14:paraId="63E132B7" w14:textId="77777777" w:rsidR="00DA1DE3" w:rsidRPr="00BA4CCA" w:rsidRDefault="00DA1DE3" w:rsidP="000E3434">
            <w:pPr>
              <w:rPr>
                <w:ins w:id="1804" w:author="Angelica Rodriguez Ortega" w:date="2023-03-21T17:46:00Z"/>
                <w:rFonts w:ascii="Arial" w:hAnsi="Arial" w:cs="Arial"/>
                <w:b w:val="0"/>
                <w:bCs w:val="0"/>
                <w:color w:val="auto"/>
                <w:sz w:val="22"/>
                <w:szCs w:val="22"/>
              </w:rPr>
            </w:pPr>
            <w:ins w:id="1805" w:author="Angelica Rodriguez Ortega" w:date="2023-03-21T17:46:00Z">
              <w:r w:rsidRPr="00BA4CCA">
                <w:rPr>
                  <w:rFonts w:ascii="Arial" w:hAnsi="Arial" w:cs="Arial"/>
                  <w:b w:val="0"/>
                  <w:bCs w:val="0"/>
                  <w:color w:val="auto"/>
                  <w:sz w:val="22"/>
                  <w:szCs w:val="22"/>
                </w:rPr>
                <w:t>Tipo de UM</w:t>
              </w:r>
            </w:ins>
          </w:p>
        </w:tc>
        <w:tc>
          <w:tcPr>
            <w:tcW w:w="1616" w:type="dxa"/>
            <w:shd w:val="clear" w:color="auto" w:fill="B38E5D"/>
            <w:vAlign w:val="center"/>
          </w:tcPr>
          <w:p w14:paraId="51637FC1" w14:textId="77777777" w:rsidR="00DA1DE3" w:rsidRPr="00BA4CCA" w:rsidRDefault="00DA1DE3" w:rsidP="000E3434">
            <w:pPr>
              <w:cnfStyle w:val="100000000000" w:firstRow="1" w:lastRow="0" w:firstColumn="0" w:lastColumn="0" w:oddVBand="0" w:evenVBand="0" w:oddHBand="0" w:evenHBand="0" w:firstRowFirstColumn="0" w:firstRowLastColumn="0" w:lastRowFirstColumn="0" w:lastRowLastColumn="0"/>
              <w:rPr>
                <w:ins w:id="1806" w:author="Angelica Rodriguez Ortega" w:date="2023-03-21T17:46:00Z"/>
                <w:rFonts w:ascii="Arial" w:hAnsi="Arial" w:cs="Arial"/>
                <w:b w:val="0"/>
                <w:bCs w:val="0"/>
                <w:color w:val="auto"/>
                <w:sz w:val="22"/>
                <w:szCs w:val="22"/>
              </w:rPr>
            </w:pPr>
            <w:ins w:id="1807" w:author="Angelica Rodriguez Ortega" w:date="2023-03-21T17:46:00Z">
              <w:r w:rsidRPr="00BA4CCA">
                <w:rPr>
                  <w:rFonts w:ascii="Arial" w:hAnsi="Arial" w:cs="Arial"/>
                  <w:b w:val="0"/>
                  <w:bCs w:val="0"/>
                  <w:color w:val="auto"/>
                  <w:sz w:val="22"/>
                  <w:szCs w:val="22"/>
                </w:rPr>
                <w:t xml:space="preserve">No. </w:t>
              </w:r>
              <w:proofErr w:type="spellStart"/>
              <w:r w:rsidRPr="00BA4CCA">
                <w:rPr>
                  <w:rFonts w:ascii="Arial" w:hAnsi="Arial" w:cs="Arial"/>
                  <w:b w:val="0"/>
                  <w:bCs w:val="0"/>
                  <w:color w:val="auto"/>
                  <w:sz w:val="22"/>
                  <w:szCs w:val="22"/>
                </w:rPr>
                <w:t>teleconsultas</w:t>
              </w:r>
              <w:proofErr w:type="spellEnd"/>
            </w:ins>
          </w:p>
        </w:tc>
      </w:tr>
      <w:tr w:rsidR="00DA1DE3" w:rsidRPr="00BA4CCA" w14:paraId="4D642D87" w14:textId="77777777" w:rsidTr="000E3434">
        <w:trPr>
          <w:cnfStyle w:val="000000100000" w:firstRow="0" w:lastRow="0" w:firstColumn="0" w:lastColumn="0" w:oddVBand="0" w:evenVBand="0" w:oddHBand="1" w:evenHBand="0" w:firstRowFirstColumn="0" w:firstRowLastColumn="0" w:lastRowFirstColumn="0" w:lastRowLastColumn="0"/>
          <w:trHeight w:val="340"/>
          <w:jc w:val="center"/>
          <w:ins w:id="180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4AAB7CBC" w14:textId="77777777" w:rsidR="00DA1DE3" w:rsidRPr="00BA4CCA" w:rsidRDefault="00DA1DE3" w:rsidP="000E3434">
            <w:pPr>
              <w:rPr>
                <w:ins w:id="1809" w:author="Angelica Rodriguez Ortega" w:date="2023-03-21T17:46:00Z"/>
                <w:rFonts w:ascii="Arial" w:hAnsi="Arial" w:cs="Arial"/>
                <w:b w:val="0"/>
                <w:bCs w:val="0"/>
                <w:sz w:val="22"/>
                <w:szCs w:val="22"/>
              </w:rPr>
            </w:pPr>
            <w:ins w:id="1810" w:author="Angelica Rodriguez Ortega" w:date="2023-03-21T17:46:00Z">
              <w:r w:rsidRPr="00BA4CCA">
                <w:rPr>
                  <w:rFonts w:ascii="Arial" w:hAnsi="Arial" w:cs="Arial"/>
                  <w:b w:val="0"/>
                  <w:bCs w:val="0"/>
                  <w:sz w:val="22"/>
                  <w:szCs w:val="22"/>
                </w:rPr>
                <w:t>UMF</w:t>
              </w:r>
            </w:ins>
          </w:p>
        </w:tc>
        <w:tc>
          <w:tcPr>
            <w:tcW w:w="1616" w:type="dxa"/>
            <w:shd w:val="clear" w:color="auto" w:fill="FFFFFF" w:themeFill="background1"/>
            <w:vAlign w:val="center"/>
          </w:tcPr>
          <w:p w14:paraId="2FDD070C" w14:textId="77777777" w:rsidR="00DA1DE3" w:rsidRPr="00BA4CCA" w:rsidRDefault="00DA1DE3" w:rsidP="000E3434">
            <w:pPr>
              <w:cnfStyle w:val="000000100000" w:firstRow="0" w:lastRow="0" w:firstColumn="0" w:lastColumn="0" w:oddVBand="0" w:evenVBand="0" w:oddHBand="1" w:evenHBand="0" w:firstRowFirstColumn="0" w:firstRowLastColumn="0" w:lastRowFirstColumn="0" w:lastRowLastColumn="0"/>
              <w:rPr>
                <w:ins w:id="1811" w:author="Angelica Rodriguez Ortega" w:date="2023-03-21T17:46:00Z"/>
                <w:rFonts w:ascii="Arial" w:hAnsi="Arial" w:cs="Arial"/>
                <w:sz w:val="22"/>
                <w:szCs w:val="22"/>
              </w:rPr>
            </w:pPr>
            <w:ins w:id="1812" w:author="Angelica Rodriguez Ortega" w:date="2023-03-21T17:46:00Z">
              <w:r w:rsidRPr="00BA4CCA">
                <w:rPr>
                  <w:rFonts w:ascii="Arial" w:hAnsi="Arial" w:cs="Arial"/>
                  <w:sz w:val="22"/>
                  <w:szCs w:val="22"/>
                </w:rPr>
                <w:t>&gt;=25</w:t>
              </w:r>
            </w:ins>
          </w:p>
        </w:tc>
      </w:tr>
      <w:tr w:rsidR="00DA1DE3" w:rsidRPr="00BA4CCA" w14:paraId="6EFFAFA8" w14:textId="77777777" w:rsidTr="000E3434">
        <w:trPr>
          <w:trHeight w:val="340"/>
          <w:jc w:val="center"/>
          <w:ins w:id="181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1733698A" w14:textId="77777777" w:rsidR="00DA1DE3" w:rsidRPr="00BA4CCA" w:rsidRDefault="00DA1DE3" w:rsidP="000E3434">
            <w:pPr>
              <w:rPr>
                <w:ins w:id="1814" w:author="Angelica Rodriguez Ortega" w:date="2023-03-21T17:46:00Z"/>
                <w:rFonts w:ascii="Arial" w:hAnsi="Arial" w:cs="Arial"/>
                <w:b w:val="0"/>
                <w:bCs w:val="0"/>
                <w:sz w:val="22"/>
                <w:szCs w:val="22"/>
              </w:rPr>
            </w:pPr>
            <w:ins w:id="1815" w:author="Angelica Rodriguez Ortega" w:date="2023-03-21T17:46:00Z">
              <w:r w:rsidRPr="00BA4CCA">
                <w:rPr>
                  <w:rFonts w:ascii="Arial" w:hAnsi="Arial" w:cs="Arial"/>
                  <w:b w:val="0"/>
                  <w:bCs w:val="0"/>
                  <w:sz w:val="22"/>
                  <w:szCs w:val="22"/>
                </w:rPr>
                <w:t>CMF</w:t>
              </w:r>
            </w:ins>
          </w:p>
        </w:tc>
        <w:tc>
          <w:tcPr>
            <w:tcW w:w="1616" w:type="dxa"/>
            <w:shd w:val="clear" w:color="auto" w:fill="FFFFFF" w:themeFill="background1"/>
            <w:vAlign w:val="center"/>
          </w:tcPr>
          <w:p w14:paraId="2A649047" w14:textId="77777777" w:rsidR="00DA1DE3" w:rsidRPr="00BA4CCA" w:rsidRDefault="00DA1DE3" w:rsidP="000E3434">
            <w:pPr>
              <w:cnfStyle w:val="000000000000" w:firstRow="0" w:lastRow="0" w:firstColumn="0" w:lastColumn="0" w:oddVBand="0" w:evenVBand="0" w:oddHBand="0" w:evenHBand="0" w:firstRowFirstColumn="0" w:firstRowLastColumn="0" w:lastRowFirstColumn="0" w:lastRowLastColumn="0"/>
              <w:rPr>
                <w:ins w:id="1816" w:author="Angelica Rodriguez Ortega" w:date="2023-03-21T17:46:00Z"/>
                <w:rFonts w:ascii="Arial" w:hAnsi="Arial" w:cs="Arial"/>
                <w:sz w:val="22"/>
                <w:szCs w:val="22"/>
              </w:rPr>
            </w:pPr>
            <w:ins w:id="1817" w:author="Angelica Rodriguez Ortega" w:date="2023-03-21T17:46:00Z">
              <w:r w:rsidRPr="00BA4CCA">
                <w:rPr>
                  <w:rFonts w:ascii="Arial" w:hAnsi="Arial" w:cs="Arial"/>
                  <w:sz w:val="22"/>
                  <w:szCs w:val="22"/>
                </w:rPr>
                <w:t>&gt;=25</w:t>
              </w:r>
            </w:ins>
          </w:p>
        </w:tc>
      </w:tr>
      <w:tr w:rsidR="00DA1DE3" w:rsidRPr="00BA4CCA" w14:paraId="47213E66" w14:textId="77777777" w:rsidTr="000E3434">
        <w:trPr>
          <w:cnfStyle w:val="000000100000" w:firstRow="0" w:lastRow="0" w:firstColumn="0" w:lastColumn="0" w:oddVBand="0" w:evenVBand="0" w:oddHBand="1" w:evenHBand="0" w:firstRowFirstColumn="0" w:firstRowLastColumn="0" w:lastRowFirstColumn="0" w:lastRowLastColumn="0"/>
          <w:trHeight w:val="340"/>
          <w:jc w:val="center"/>
          <w:ins w:id="181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6202C541" w14:textId="77777777" w:rsidR="00DA1DE3" w:rsidRPr="00BA4CCA" w:rsidRDefault="00DA1DE3" w:rsidP="000E3434">
            <w:pPr>
              <w:rPr>
                <w:ins w:id="1819" w:author="Angelica Rodriguez Ortega" w:date="2023-03-21T17:46:00Z"/>
                <w:rFonts w:ascii="Arial" w:hAnsi="Arial" w:cs="Arial"/>
                <w:b w:val="0"/>
                <w:bCs w:val="0"/>
                <w:sz w:val="22"/>
                <w:szCs w:val="22"/>
              </w:rPr>
            </w:pPr>
            <w:ins w:id="1820" w:author="Angelica Rodriguez Ortega" w:date="2023-03-21T17:46:00Z">
              <w:r w:rsidRPr="00BA4CCA">
                <w:rPr>
                  <w:rFonts w:ascii="Arial" w:hAnsi="Arial" w:cs="Arial"/>
                  <w:b w:val="0"/>
                  <w:bCs w:val="0"/>
                  <w:sz w:val="22"/>
                  <w:szCs w:val="22"/>
                </w:rPr>
                <w:t>CH</w:t>
              </w:r>
            </w:ins>
          </w:p>
        </w:tc>
        <w:tc>
          <w:tcPr>
            <w:tcW w:w="1616" w:type="dxa"/>
            <w:shd w:val="clear" w:color="auto" w:fill="FFFFFF" w:themeFill="background1"/>
            <w:vAlign w:val="center"/>
          </w:tcPr>
          <w:p w14:paraId="1F5626F5" w14:textId="77777777" w:rsidR="00DA1DE3" w:rsidRPr="00BA4CCA" w:rsidRDefault="00DA1DE3" w:rsidP="000E3434">
            <w:pPr>
              <w:cnfStyle w:val="000000100000" w:firstRow="0" w:lastRow="0" w:firstColumn="0" w:lastColumn="0" w:oddVBand="0" w:evenVBand="0" w:oddHBand="1" w:evenHBand="0" w:firstRowFirstColumn="0" w:firstRowLastColumn="0" w:lastRowFirstColumn="0" w:lastRowLastColumn="0"/>
              <w:rPr>
                <w:ins w:id="1821" w:author="Angelica Rodriguez Ortega" w:date="2023-03-21T17:46:00Z"/>
                <w:rFonts w:ascii="Arial" w:hAnsi="Arial" w:cs="Arial"/>
                <w:sz w:val="22"/>
                <w:szCs w:val="22"/>
              </w:rPr>
            </w:pPr>
            <w:ins w:id="1822" w:author="Angelica Rodriguez Ortega" w:date="2023-03-21T17:46:00Z">
              <w:r w:rsidRPr="00BA4CCA">
                <w:rPr>
                  <w:rFonts w:ascii="Arial" w:hAnsi="Arial" w:cs="Arial"/>
                  <w:sz w:val="22"/>
                  <w:szCs w:val="22"/>
                </w:rPr>
                <w:t>&gt;=35</w:t>
              </w:r>
            </w:ins>
          </w:p>
        </w:tc>
      </w:tr>
      <w:tr w:rsidR="00DA1DE3" w:rsidRPr="00BA4CCA" w14:paraId="03E12E06" w14:textId="77777777" w:rsidTr="000E3434">
        <w:trPr>
          <w:trHeight w:val="340"/>
          <w:jc w:val="center"/>
          <w:ins w:id="182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6163AE23" w14:textId="77777777" w:rsidR="00DA1DE3" w:rsidRPr="00BA4CCA" w:rsidRDefault="00DA1DE3" w:rsidP="000E3434">
            <w:pPr>
              <w:rPr>
                <w:ins w:id="1824" w:author="Angelica Rodriguez Ortega" w:date="2023-03-21T17:46:00Z"/>
                <w:rFonts w:ascii="Arial" w:hAnsi="Arial" w:cs="Arial"/>
                <w:b w:val="0"/>
                <w:bCs w:val="0"/>
                <w:sz w:val="22"/>
                <w:szCs w:val="22"/>
              </w:rPr>
            </w:pPr>
            <w:ins w:id="1825" w:author="Angelica Rodriguez Ortega" w:date="2023-03-21T17:46:00Z">
              <w:r w:rsidRPr="00BA4CCA">
                <w:rPr>
                  <w:rFonts w:ascii="Arial" w:hAnsi="Arial" w:cs="Arial"/>
                  <w:b w:val="0"/>
                  <w:bCs w:val="0"/>
                  <w:sz w:val="22"/>
                  <w:szCs w:val="22"/>
                </w:rPr>
                <w:t>CMFE+Q</w:t>
              </w:r>
            </w:ins>
          </w:p>
        </w:tc>
        <w:tc>
          <w:tcPr>
            <w:tcW w:w="1616" w:type="dxa"/>
            <w:shd w:val="clear" w:color="auto" w:fill="FFFFFF" w:themeFill="background1"/>
            <w:vAlign w:val="center"/>
          </w:tcPr>
          <w:p w14:paraId="481C61CF" w14:textId="77777777" w:rsidR="00DA1DE3" w:rsidRPr="00BA4CCA" w:rsidRDefault="00DA1DE3" w:rsidP="000E3434">
            <w:pPr>
              <w:cnfStyle w:val="000000000000" w:firstRow="0" w:lastRow="0" w:firstColumn="0" w:lastColumn="0" w:oddVBand="0" w:evenVBand="0" w:oddHBand="0" w:evenHBand="0" w:firstRowFirstColumn="0" w:firstRowLastColumn="0" w:lastRowFirstColumn="0" w:lastRowLastColumn="0"/>
              <w:rPr>
                <w:ins w:id="1826" w:author="Angelica Rodriguez Ortega" w:date="2023-03-21T17:46:00Z"/>
                <w:rFonts w:ascii="Arial" w:hAnsi="Arial" w:cs="Arial"/>
                <w:sz w:val="22"/>
                <w:szCs w:val="22"/>
              </w:rPr>
            </w:pPr>
            <w:ins w:id="1827" w:author="Angelica Rodriguez Ortega" w:date="2023-03-21T17:46:00Z">
              <w:r w:rsidRPr="00BA4CCA">
                <w:rPr>
                  <w:rFonts w:ascii="Arial" w:hAnsi="Arial" w:cs="Arial"/>
                  <w:sz w:val="22"/>
                  <w:szCs w:val="22"/>
                </w:rPr>
                <w:t>&gt;=35</w:t>
              </w:r>
            </w:ins>
          </w:p>
        </w:tc>
      </w:tr>
      <w:tr w:rsidR="00DA1DE3" w:rsidRPr="00BA4CCA" w14:paraId="7343C888" w14:textId="77777777" w:rsidTr="000E3434">
        <w:trPr>
          <w:cnfStyle w:val="000000100000" w:firstRow="0" w:lastRow="0" w:firstColumn="0" w:lastColumn="0" w:oddVBand="0" w:evenVBand="0" w:oddHBand="1" w:evenHBand="0" w:firstRowFirstColumn="0" w:firstRowLastColumn="0" w:lastRowFirstColumn="0" w:lastRowLastColumn="0"/>
          <w:trHeight w:val="340"/>
          <w:jc w:val="center"/>
          <w:ins w:id="182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70AF5E44" w14:textId="77777777" w:rsidR="00DA1DE3" w:rsidRPr="00BA4CCA" w:rsidRDefault="00DA1DE3" w:rsidP="000E3434">
            <w:pPr>
              <w:rPr>
                <w:ins w:id="1829" w:author="Angelica Rodriguez Ortega" w:date="2023-03-21T17:46:00Z"/>
                <w:rFonts w:ascii="Arial" w:hAnsi="Arial" w:cs="Arial"/>
                <w:b w:val="0"/>
                <w:bCs w:val="0"/>
                <w:sz w:val="22"/>
                <w:szCs w:val="22"/>
              </w:rPr>
            </w:pPr>
            <w:ins w:id="1830" w:author="Angelica Rodriguez Ortega" w:date="2023-03-21T17:46:00Z">
              <w:r w:rsidRPr="00BA4CCA">
                <w:rPr>
                  <w:rFonts w:ascii="Arial" w:hAnsi="Arial" w:cs="Arial"/>
                  <w:b w:val="0"/>
                  <w:bCs w:val="0"/>
                  <w:sz w:val="22"/>
                  <w:szCs w:val="22"/>
                </w:rPr>
                <w:t>CE</w:t>
              </w:r>
            </w:ins>
          </w:p>
        </w:tc>
        <w:tc>
          <w:tcPr>
            <w:tcW w:w="1616" w:type="dxa"/>
            <w:shd w:val="clear" w:color="auto" w:fill="FFFFFF" w:themeFill="background1"/>
            <w:vAlign w:val="center"/>
          </w:tcPr>
          <w:p w14:paraId="12C0387D" w14:textId="77777777" w:rsidR="00DA1DE3" w:rsidRPr="00BA4CCA" w:rsidRDefault="00DA1DE3" w:rsidP="000E3434">
            <w:pPr>
              <w:cnfStyle w:val="000000100000" w:firstRow="0" w:lastRow="0" w:firstColumn="0" w:lastColumn="0" w:oddVBand="0" w:evenVBand="0" w:oddHBand="1" w:evenHBand="0" w:firstRowFirstColumn="0" w:firstRowLastColumn="0" w:lastRowFirstColumn="0" w:lastRowLastColumn="0"/>
              <w:rPr>
                <w:ins w:id="1831" w:author="Angelica Rodriguez Ortega" w:date="2023-03-21T17:46:00Z"/>
                <w:rFonts w:ascii="Arial" w:hAnsi="Arial" w:cs="Arial"/>
                <w:sz w:val="22"/>
                <w:szCs w:val="22"/>
              </w:rPr>
            </w:pPr>
            <w:ins w:id="1832" w:author="Angelica Rodriguez Ortega" w:date="2023-03-21T17:46:00Z">
              <w:r w:rsidRPr="00BA4CCA">
                <w:rPr>
                  <w:rFonts w:ascii="Arial" w:hAnsi="Arial" w:cs="Arial"/>
                  <w:sz w:val="22"/>
                  <w:szCs w:val="22"/>
                </w:rPr>
                <w:t>&gt;=35</w:t>
              </w:r>
            </w:ins>
          </w:p>
        </w:tc>
      </w:tr>
      <w:tr w:rsidR="00DA1DE3" w:rsidRPr="00BA4CCA" w14:paraId="63895A7E" w14:textId="77777777" w:rsidTr="000E3434">
        <w:trPr>
          <w:trHeight w:val="340"/>
          <w:jc w:val="center"/>
          <w:ins w:id="183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0A71014C" w14:textId="77777777" w:rsidR="00DA1DE3" w:rsidRPr="00BA4CCA" w:rsidRDefault="00DA1DE3" w:rsidP="000E3434">
            <w:pPr>
              <w:rPr>
                <w:ins w:id="1834" w:author="Angelica Rodriguez Ortega" w:date="2023-03-21T17:46:00Z"/>
                <w:rFonts w:ascii="Arial" w:hAnsi="Arial" w:cs="Arial"/>
                <w:b w:val="0"/>
                <w:bCs w:val="0"/>
                <w:sz w:val="22"/>
                <w:szCs w:val="22"/>
              </w:rPr>
            </w:pPr>
            <w:ins w:id="1835" w:author="Angelica Rodriguez Ortega" w:date="2023-03-21T17:46:00Z">
              <w:r w:rsidRPr="00BA4CCA">
                <w:rPr>
                  <w:rFonts w:ascii="Arial" w:hAnsi="Arial" w:cs="Arial"/>
                  <w:b w:val="0"/>
                  <w:bCs w:val="0"/>
                  <w:sz w:val="22"/>
                  <w:szCs w:val="22"/>
                </w:rPr>
                <w:t>CE+Q</w:t>
              </w:r>
            </w:ins>
          </w:p>
        </w:tc>
        <w:tc>
          <w:tcPr>
            <w:tcW w:w="1616" w:type="dxa"/>
            <w:shd w:val="clear" w:color="auto" w:fill="FFFFFF" w:themeFill="background1"/>
            <w:vAlign w:val="center"/>
          </w:tcPr>
          <w:p w14:paraId="2C4B65B3" w14:textId="77777777" w:rsidR="00DA1DE3" w:rsidRPr="00BA4CCA" w:rsidRDefault="00DA1DE3" w:rsidP="000E3434">
            <w:pPr>
              <w:cnfStyle w:val="000000000000" w:firstRow="0" w:lastRow="0" w:firstColumn="0" w:lastColumn="0" w:oddVBand="0" w:evenVBand="0" w:oddHBand="0" w:evenHBand="0" w:firstRowFirstColumn="0" w:firstRowLastColumn="0" w:lastRowFirstColumn="0" w:lastRowLastColumn="0"/>
              <w:rPr>
                <w:ins w:id="1836" w:author="Angelica Rodriguez Ortega" w:date="2023-03-21T17:46:00Z"/>
                <w:rFonts w:ascii="Arial" w:hAnsi="Arial" w:cs="Arial"/>
                <w:sz w:val="22"/>
                <w:szCs w:val="22"/>
              </w:rPr>
            </w:pPr>
            <w:ins w:id="1837" w:author="Angelica Rodriguez Ortega" w:date="2023-03-21T17:46:00Z">
              <w:r w:rsidRPr="00BA4CCA">
                <w:rPr>
                  <w:rFonts w:ascii="Arial" w:hAnsi="Arial" w:cs="Arial"/>
                  <w:sz w:val="22"/>
                  <w:szCs w:val="22"/>
                </w:rPr>
                <w:t>&gt;=35</w:t>
              </w:r>
            </w:ins>
          </w:p>
        </w:tc>
      </w:tr>
      <w:tr w:rsidR="00DA1DE3" w:rsidRPr="00BA4CCA" w14:paraId="4AC167D0" w14:textId="77777777" w:rsidTr="000E3434">
        <w:trPr>
          <w:cnfStyle w:val="000000100000" w:firstRow="0" w:lastRow="0" w:firstColumn="0" w:lastColumn="0" w:oddVBand="0" w:evenVBand="0" w:oddHBand="1" w:evenHBand="0" w:firstRowFirstColumn="0" w:firstRowLastColumn="0" w:lastRowFirstColumn="0" w:lastRowLastColumn="0"/>
          <w:trHeight w:val="340"/>
          <w:jc w:val="center"/>
          <w:ins w:id="1838"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27618524" w14:textId="77777777" w:rsidR="00DA1DE3" w:rsidRPr="00BA4CCA" w:rsidRDefault="00DA1DE3" w:rsidP="000E3434">
            <w:pPr>
              <w:rPr>
                <w:ins w:id="1839" w:author="Angelica Rodriguez Ortega" w:date="2023-03-21T17:46:00Z"/>
                <w:rFonts w:ascii="Arial" w:hAnsi="Arial" w:cs="Arial"/>
                <w:b w:val="0"/>
                <w:bCs w:val="0"/>
                <w:sz w:val="22"/>
                <w:szCs w:val="22"/>
              </w:rPr>
            </w:pPr>
            <w:ins w:id="1840" w:author="Angelica Rodriguez Ortega" w:date="2023-03-21T17:46:00Z">
              <w:r w:rsidRPr="00BA4CCA">
                <w:rPr>
                  <w:rFonts w:ascii="Arial" w:hAnsi="Arial" w:cs="Arial"/>
                  <w:b w:val="0"/>
                  <w:bCs w:val="0"/>
                  <w:sz w:val="22"/>
                  <w:szCs w:val="22"/>
                </w:rPr>
                <w:t>HG</w:t>
              </w:r>
            </w:ins>
          </w:p>
        </w:tc>
        <w:tc>
          <w:tcPr>
            <w:tcW w:w="1616" w:type="dxa"/>
            <w:shd w:val="clear" w:color="auto" w:fill="FFFFFF" w:themeFill="background1"/>
            <w:vAlign w:val="center"/>
          </w:tcPr>
          <w:p w14:paraId="633D8919" w14:textId="77777777" w:rsidR="00DA1DE3" w:rsidRPr="00BA4CCA" w:rsidRDefault="00DA1DE3" w:rsidP="000E3434">
            <w:pPr>
              <w:cnfStyle w:val="000000100000" w:firstRow="0" w:lastRow="0" w:firstColumn="0" w:lastColumn="0" w:oddVBand="0" w:evenVBand="0" w:oddHBand="1" w:evenHBand="0" w:firstRowFirstColumn="0" w:firstRowLastColumn="0" w:lastRowFirstColumn="0" w:lastRowLastColumn="0"/>
              <w:rPr>
                <w:ins w:id="1841" w:author="Angelica Rodriguez Ortega" w:date="2023-03-21T17:46:00Z"/>
                <w:rFonts w:ascii="Arial" w:hAnsi="Arial" w:cs="Arial"/>
                <w:sz w:val="22"/>
                <w:szCs w:val="22"/>
              </w:rPr>
            </w:pPr>
            <w:ins w:id="1842" w:author="Angelica Rodriguez Ortega" w:date="2023-03-21T17:46:00Z">
              <w:r w:rsidRPr="00BA4CCA">
                <w:rPr>
                  <w:rFonts w:ascii="Arial" w:hAnsi="Arial" w:cs="Arial"/>
                  <w:sz w:val="22"/>
                  <w:szCs w:val="22"/>
                </w:rPr>
                <w:t>&gt;=50</w:t>
              </w:r>
            </w:ins>
          </w:p>
        </w:tc>
      </w:tr>
      <w:tr w:rsidR="00DA1DE3" w:rsidRPr="00BA4CCA" w14:paraId="0A31CC0E" w14:textId="77777777" w:rsidTr="000E3434">
        <w:trPr>
          <w:trHeight w:val="340"/>
          <w:jc w:val="center"/>
          <w:ins w:id="1843" w:author="Angelica Rodriguez Ortega" w:date="2023-03-21T17:46:00Z"/>
        </w:trPr>
        <w:tc>
          <w:tcPr>
            <w:cnfStyle w:val="001000000000" w:firstRow="0" w:lastRow="0" w:firstColumn="1" w:lastColumn="0" w:oddVBand="0" w:evenVBand="0" w:oddHBand="0" w:evenHBand="0" w:firstRowFirstColumn="0" w:firstRowLastColumn="0" w:lastRowFirstColumn="0" w:lastRowLastColumn="0"/>
            <w:tcW w:w="2207" w:type="dxa"/>
            <w:shd w:val="clear" w:color="auto" w:fill="FFFFFF" w:themeFill="background1"/>
            <w:vAlign w:val="center"/>
          </w:tcPr>
          <w:p w14:paraId="78B86755" w14:textId="77777777" w:rsidR="00DA1DE3" w:rsidRPr="00BA4CCA" w:rsidRDefault="00DA1DE3" w:rsidP="000E3434">
            <w:pPr>
              <w:rPr>
                <w:ins w:id="1844" w:author="Angelica Rodriguez Ortega" w:date="2023-03-21T17:46:00Z"/>
                <w:rFonts w:ascii="Arial" w:hAnsi="Arial" w:cs="Arial"/>
                <w:b w:val="0"/>
                <w:bCs w:val="0"/>
                <w:sz w:val="22"/>
                <w:szCs w:val="22"/>
              </w:rPr>
            </w:pPr>
            <w:ins w:id="1845" w:author="Angelica Rodriguez Ortega" w:date="2023-03-21T17:46:00Z">
              <w:r w:rsidRPr="00BA4CCA">
                <w:rPr>
                  <w:rFonts w:ascii="Arial" w:hAnsi="Arial" w:cs="Arial"/>
                  <w:b w:val="0"/>
                  <w:bCs w:val="0"/>
                  <w:sz w:val="22"/>
                  <w:szCs w:val="22"/>
                </w:rPr>
                <w:t>HR y CMN</w:t>
              </w:r>
            </w:ins>
          </w:p>
        </w:tc>
        <w:tc>
          <w:tcPr>
            <w:tcW w:w="1616" w:type="dxa"/>
            <w:shd w:val="clear" w:color="auto" w:fill="FFFFFF" w:themeFill="background1"/>
            <w:vAlign w:val="center"/>
          </w:tcPr>
          <w:p w14:paraId="556120BD" w14:textId="77777777" w:rsidR="00DA1DE3" w:rsidRPr="00BA4CCA" w:rsidRDefault="00DA1DE3" w:rsidP="000E3434">
            <w:pPr>
              <w:cnfStyle w:val="000000000000" w:firstRow="0" w:lastRow="0" w:firstColumn="0" w:lastColumn="0" w:oddVBand="0" w:evenVBand="0" w:oddHBand="0" w:evenHBand="0" w:firstRowFirstColumn="0" w:firstRowLastColumn="0" w:lastRowFirstColumn="0" w:lastRowLastColumn="0"/>
              <w:rPr>
                <w:ins w:id="1846" w:author="Angelica Rodriguez Ortega" w:date="2023-03-21T17:46:00Z"/>
                <w:rFonts w:ascii="Arial" w:hAnsi="Arial" w:cs="Arial"/>
                <w:sz w:val="22"/>
                <w:szCs w:val="22"/>
              </w:rPr>
            </w:pPr>
            <w:ins w:id="1847" w:author="Angelica Rodriguez Ortega" w:date="2023-03-21T17:46:00Z">
              <w:r w:rsidRPr="00BA4CCA">
                <w:rPr>
                  <w:rFonts w:ascii="Arial" w:hAnsi="Arial" w:cs="Arial"/>
                  <w:sz w:val="22"/>
                  <w:szCs w:val="22"/>
                </w:rPr>
                <w:t>&gt;=220</w:t>
              </w:r>
            </w:ins>
          </w:p>
        </w:tc>
      </w:tr>
    </w:tbl>
    <w:p w14:paraId="75A18276" w14:textId="77777777" w:rsidR="0090016C" w:rsidRPr="00BF16C3" w:rsidRDefault="0090016C" w:rsidP="0090016C">
      <w:pPr>
        <w:rPr>
          <w:rFonts w:ascii="Montserrat" w:eastAsia="Montserrat" w:hAnsi="Montserrat" w:cs="Arial"/>
          <w:b/>
          <w:bCs/>
          <w:sz w:val="20"/>
          <w:szCs w:val="20"/>
        </w:rPr>
      </w:pPr>
      <w:r w:rsidRPr="00BF16C3">
        <w:rPr>
          <w:rFonts w:ascii="Montserrat" w:hAnsi="Montserrat" w:cs="Arial"/>
          <w:sz w:val="20"/>
          <w:szCs w:val="20"/>
        </w:rPr>
        <w:br w:type="page"/>
      </w:r>
    </w:p>
    <w:p w14:paraId="5016CE18" w14:textId="77777777" w:rsidR="0090016C" w:rsidRPr="00BF16C3" w:rsidRDefault="0090016C" w:rsidP="0090016C">
      <w:pPr>
        <w:pStyle w:val="Ttulo1"/>
        <w:ind w:left="360"/>
        <w:jc w:val="left"/>
        <w:rPr>
          <w:rFonts w:cs="Arial"/>
          <w:sz w:val="20"/>
          <w:szCs w:val="20"/>
        </w:rPr>
      </w:pPr>
      <w:r w:rsidRPr="00BF16C3">
        <w:rPr>
          <w:rFonts w:cs="Arial"/>
          <w:sz w:val="20"/>
          <w:szCs w:val="20"/>
        </w:rPr>
        <w:lastRenderedPageBreak/>
        <w:t xml:space="preserve">5.5 Mapeo Operacional del Procesos SIRECO </w:t>
      </w:r>
    </w:p>
    <w:p w14:paraId="15ED57D9" w14:textId="77777777" w:rsidR="0090016C" w:rsidRPr="00BF16C3" w:rsidRDefault="0090016C" w:rsidP="0090016C">
      <w:pPr>
        <w:pStyle w:val="Ttulo1"/>
        <w:ind w:left="360"/>
        <w:jc w:val="left"/>
        <w:rPr>
          <w:rFonts w:cs="Arial"/>
          <w:sz w:val="20"/>
          <w:szCs w:val="20"/>
        </w:rPr>
      </w:pPr>
    </w:p>
    <w:p w14:paraId="4D4FCD3D" w14:textId="77777777" w:rsidR="0090016C" w:rsidRPr="00BF16C3" w:rsidRDefault="0090016C" w:rsidP="0090016C">
      <w:pPr>
        <w:pStyle w:val="Ttulo1"/>
        <w:ind w:left="360"/>
        <w:jc w:val="left"/>
        <w:rPr>
          <w:rFonts w:cs="Arial"/>
          <w:sz w:val="20"/>
          <w:szCs w:val="20"/>
        </w:rPr>
      </w:pPr>
    </w:p>
    <w:p w14:paraId="098179DA" w14:textId="77777777" w:rsidR="0090016C" w:rsidRPr="00BF16C3" w:rsidRDefault="0090016C" w:rsidP="0090016C">
      <w:pPr>
        <w:pStyle w:val="Ttulo1"/>
        <w:ind w:left="360"/>
        <w:jc w:val="left"/>
        <w:rPr>
          <w:rFonts w:cs="Arial"/>
          <w:sz w:val="20"/>
          <w:szCs w:val="20"/>
        </w:rPr>
      </w:pPr>
      <w:r w:rsidRPr="00BF16C3">
        <w:rPr>
          <w:rFonts w:cs="Arial"/>
          <w:noProof/>
          <w:sz w:val="20"/>
          <w:szCs w:val="20"/>
          <w:lang w:eastAsia="es-MX"/>
        </w:rPr>
        <w:t xml:space="preserve">      </w:t>
      </w:r>
      <w:r w:rsidRPr="00BF16C3">
        <w:rPr>
          <w:rFonts w:cs="Arial"/>
          <w:noProof/>
          <w:sz w:val="20"/>
          <w:szCs w:val="20"/>
          <w:lang w:eastAsia="es-MX"/>
        </w:rPr>
        <w:drawing>
          <wp:inline distT="0" distB="0" distL="0" distR="0" wp14:anchorId="2FB31EE7" wp14:editId="4750DCB2">
            <wp:extent cx="6409038" cy="29718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23756" cy="2978625"/>
                    </a:xfrm>
                    <a:prstGeom prst="rect">
                      <a:avLst/>
                    </a:prstGeom>
                    <a:noFill/>
                  </pic:spPr>
                </pic:pic>
              </a:graphicData>
            </a:graphic>
          </wp:inline>
        </w:drawing>
      </w:r>
    </w:p>
    <w:p w14:paraId="472C47C2" w14:textId="77777777" w:rsidR="0090016C" w:rsidRPr="00BF16C3" w:rsidRDefault="0090016C" w:rsidP="0090016C">
      <w:pPr>
        <w:rPr>
          <w:rFonts w:ascii="Montserrat" w:eastAsia="Montserrat" w:hAnsi="Montserrat" w:cs="Arial"/>
          <w:b/>
          <w:bCs/>
          <w:sz w:val="20"/>
          <w:szCs w:val="20"/>
        </w:rPr>
      </w:pPr>
    </w:p>
    <w:p w14:paraId="08C9B3B9" w14:textId="77777777" w:rsidR="0090016C" w:rsidRPr="00BF16C3" w:rsidRDefault="0090016C" w:rsidP="0090016C">
      <w:pPr>
        <w:pStyle w:val="Ttulo1"/>
        <w:ind w:left="0"/>
        <w:jc w:val="left"/>
        <w:rPr>
          <w:rFonts w:cs="Arial"/>
          <w:sz w:val="20"/>
          <w:szCs w:val="20"/>
        </w:rPr>
      </w:pPr>
    </w:p>
    <w:p w14:paraId="3D00764E" w14:textId="77777777" w:rsidR="0090016C" w:rsidRPr="00BF16C3" w:rsidRDefault="0090016C" w:rsidP="0090016C">
      <w:pPr>
        <w:pStyle w:val="Ttulo1"/>
        <w:ind w:left="0"/>
        <w:jc w:val="left"/>
        <w:rPr>
          <w:rFonts w:cs="Arial"/>
          <w:sz w:val="20"/>
          <w:szCs w:val="20"/>
        </w:rPr>
      </w:pPr>
    </w:p>
    <w:p w14:paraId="55C76DB8" w14:textId="77777777" w:rsidR="0090016C" w:rsidRPr="00BF16C3" w:rsidRDefault="0090016C" w:rsidP="0090016C">
      <w:pPr>
        <w:rPr>
          <w:rFonts w:ascii="Montserrat" w:eastAsia="Montserrat" w:hAnsi="Montserrat" w:cs="Arial"/>
          <w:b/>
          <w:bCs/>
          <w:sz w:val="20"/>
          <w:szCs w:val="20"/>
        </w:rPr>
      </w:pPr>
      <w:r w:rsidRPr="00BF16C3">
        <w:rPr>
          <w:rFonts w:ascii="Montserrat" w:hAnsi="Montserrat" w:cs="Arial"/>
          <w:sz w:val="20"/>
          <w:szCs w:val="20"/>
        </w:rPr>
        <w:br w:type="page"/>
      </w:r>
    </w:p>
    <w:p w14:paraId="5EC90E73" w14:textId="77777777" w:rsidR="0090016C" w:rsidRPr="00BF16C3" w:rsidRDefault="0090016C" w:rsidP="0090016C">
      <w:pPr>
        <w:pStyle w:val="Ttulo1"/>
        <w:ind w:left="0"/>
        <w:jc w:val="left"/>
        <w:rPr>
          <w:rFonts w:cs="Arial"/>
          <w:sz w:val="20"/>
          <w:szCs w:val="20"/>
        </w:rPr>
      </w:pPr>
    </w:p>
    <w:p w14:paraId="623C2D1D" w14:textId="77777777" w:rsidR="0090016C" w:rsidRPr="00BF16C3" w:rsidRDefault="0090016C" w:rsidP="0090016C">
      <w:pPr>
        <w:pStyle w:val="Ttulo1"/>
        <w:ind w:left="0"/>
        <w:jc w:val="left"/>
        <w:rPr>
          <w:rFonts w:cs="Arial"/>
          <w:sz w:val="20"/>
          <w:szCs w:val="20"/>
        </w:rPr>
      </w:pPr>
    </w:p>
    <w:p w14:paraId="399B9B7C" w14:textId="77777777" w:rsidR="0090016C" w:rsidRPr="00BF16C3" w:rsidRDefault="0090016C" w:rsidP="0090016C">
      <w:pPr>
        <w:pStyle w:val="Ttulo1"/>
        <w:ind w:left="0"/>
        <w:jc w:val="left"/>
        <w:rPr>
          <w:rFonts w:cs="Arial"/>
          <w:sz w:val="20"/>
          <w:szCs w:val="20"/>
        </w:rPr>
      </w:pPr>
    </w:p>
    <w:p w14:paraId="21A8B7BE" w14:textId="77777777" w:rsidR="00932DD0" w:rsidRPr="00BF16C3" w:rsidRDefault="00932DD0" w:rsidP="0090016C">
      <w:pPr>
        <w:pStyle w:val="Ttulo1"/>
        <w:ind w:left="0"/>
        <w:jc w:val="left"/>
        <w:rPr>
          <w:rFonts w:cs="Arial"/>
          <w:sz w:val="20"/>
          <w:szCs w:val="20"/>
        </w:rPr>
      </w:pPr>
    </w:p>
    <w:p w14:paraId="609DC9BD" w14:textId="77777777" w:rsidR="00932DD0" w:rsidRPr="00BF16C3" w:rsidRDefault="00932DD0" w:rsidP="0090016C">
      <w:pPr>
        <w:pStyle w:val="Ttulo1"/>
        <w:ind w:left="0"/>
        <w:jc w:val="left"/>
        <w:rPr>
          <w:rFonts w:cs="Arial"/>
          <w:sz w:val="20"/>
          <w:szCs w:val="20"/>
        </w:rPr>
      </w:pPr>
    </w:p>
    <w:p w14:paraId="20515012" w14:textId="77777777" w:rsidR="00932DD0" w:rsidRPr="00BF16C3" w:rsidRDefault="00932DD0" w:rsidP="0090016C">
      <w:pPr>
        <w:pStyle w:val="Ttulo1"/>
        <w:ind w:left="0"/>
        <w:jc w:val="left"/>
        <w:rPr>
          <w:rFonts w:cs="Arial"/>
          <w:sz w:val="20"/>
          <w:szCs w:val="20"/>
        </w:rPr>
      </w:pPr>
    </w:p>
    <w:p w14:paraId="6A799868" w14:textId="77777777" w:rsidR="00932DD0" w:rsidRPr="00BF16C3" w:rsidRDefault="00932DD0" w:rsidP="0090016C">
      <w:pPr>
        <w:pStyle w:val="Ttulo1"/>
        <w:ind w:left="0"/>
        <w:jc w:val="left"/>
        <w:rPr>
          <w:rFonts w:cs="Arial"/>
          <w:sz w:val="20"/>
          <w:szCs w:val="20"/>
        </w:rPr>
      </w:pPr>
    </w:p>
    <w:p w14:paraId="55D8ADC3" w14:textId="77777777" w:rsidR="0090016C" w:rsidRPr="00BF16C3" w:rsidRDefault="0090016C" w:rsidP="0090016C">
      <w:pPr>
        <w:pStyle w:val="Ttulo1"/>
        <w:ind w:left="0"/>
        <w:jc w:val="left"/>
        <w:rPr>
          <w:rFonts w:cs="Arial"/>
          <w:sz w:val="20"/>
          <w:szCs w:val="20"/>
        </w:rPr>
      </w:pPr>
    </w:p>
    <w:p w14:paraId="748F05D3" w14:textId="77777777" w:rsidR="0090016C" w:rsidRPr="00BF16C3" w:rsidRDefault="0090016C" w:rsidP="0090016C">
      <w:pPr>
        <w:pStyle w:val="Ttulo1"/>
        <w:ind w:left="0"/>
        <w:jc w:val="left"/>
        <w:rPr>
          <w:rFonts w:cs="Arial"/>
          <w:sz w:val="20"/>
          <w:szCs w:val="20"/>
        </w:rPr>
      </w:pPr>
    </w:p>
    <w:p w14:paraId="2DDF76C0" w14:textId="77777777" w:rsidR="0090016C" w:rsidRPr="00BF16C3" w:rsidRDefault="0090016C" w:rsidP="0090016C">
      <w:pPr>
        <w:pStyle w:val="Ttulo1"/>
        <w:ind w:left="0"/>
        <w:jc w:val="left"/>
        <w:rPr>
          <w:rFonts w:cs="Arial"/>
          <w:sz w:val="20"/>
          <w:szCs w:val="20"/>
        </w:rPr>
      </w:pPr>
    </w:p>
    <w:p w14:paraId="70DB6A68" w14:textId="77777777" w:rsidR="0090016C" w:rsidRPr="00BF16C3" w:rsidRDefault="0090016C" w:rsidP="0090016C">
      <w:pPr>
        <w:pStyle w:val="Ttulo1"/>
        <w:ind w:left="0"/>
        <w:jc w:val="center"/>
        <w:rPr>
          <w:rFonts w:cs="Arial"/>
          <w:sz w:val="44"/>
          <w:szCs w:val="44"/>
        </w:rPr>
      </w:pPr>
      <w:r w:rsidRPr="00BF16C3">
        <w:rPr>
          <w:rFonts w:cs="Arial"/>
          <w:sz w:val="44"/>
          <w:szCs w:val="44"/>
        </w:rPr>
        <w:t>6. Anexos</w:t>
      </w:r>
    </w:p>
    <w:p w14:paraId="2C8DFCA3" w14:textId="77777777" w:rsidR="0090016C" w:rsidRPr="00BF16C3" w:rsidRDefault="0090016C" w:rsidP="0090016C">
      <w:pPr>
        <w:pStyle w:val="Ttulo1"/>
        <w:ind w:left="0"/>
        <w:jc w:val="left"/>
        <w:rPr>
          <w:rFonts w:cs="Arial"/>
          <w:sz w:val="20"/>
          <w:szCs w:val="20"/>
        </w:rPr>
      </w:pPr>
    </w:p>
    <w:p w14:paraId="5E21BF92" w14:textId="77777777" w:rsidR="0090016C" w:rsidRPr="00BF16C3" w:rsidRDefault="0090016C" w:rsidP="0090016C">
      <w:pPr>
        <w:rPr>
          <w:rFonts w:ascii="Montserrat" w:hAnsi="Montserrat" w:cs="Arial"/>
          <w:sz w:val="24"/>
          <w:szCs w:val="24"/>
        </w:rPr>
      </w:pPr>
      <w:r w:rsidRPr="00BF16C3">
        <w:rPr>
          <w:rFonts w:ascii="Montserrat" w:hAnsi="Montserrat" w:cs="Arial"/>
          <w:sz w:val="24"/>
          <w:szCs w:val="24"/>
        </w:rPr>
        <w:br w:type="page"/>
      </w:r>
      <w:r w:rsidRPr="00BF16C3">
        <w:rPr>
          <w:rFonts w:ascii="Montserrat" w:hAnsi="Montserrat" w:cs="Arial"/>
          <w:sz w:val="24"/>
          <w:szCs w:val="24"/>
        </w:rPr>
        <w:lastRenderedPageBreak/>
        <w:t xml:space="preserve"> </w:t>
      </w:r>
    </w:p>
    <w:p w14:paraId="4FBF3362" w14:textId="77777777" w:rsidR="0090016C" w:rsidRPr="00BF16C3" w:rsidRDefault="0090016C" w:rsidP="0090016C">
      <w:pPr>
        <w:pStyle w:val="Ttulo1"/>
        <w:ind w:left="0"/>
        <w:jc w:val="left"/>
        <w:rPr>
          <w:rFonts w:cs="Arial"/>
          <w:sz w:val="20"/>
          <w:szCs w:val="20"/>
        </w:rPr>
      </w:pPr>
      <w:bookmarkStart w:id="1848" w:name="_Toc106024546"/>
      <w:r w:rsidRPr="00BF16C3">
        <w:rPr>
          <w:rFonts w:cs="Arial"/>
          <w:sz w:val="20"/>
          <w:szCs w:val="20"/>
        </w:rPr>
        <w:t>Anexo 1. SM1-17 Formato de Referencia</w:t>
      </w:r>
    </w:p>
    <w:p w14:paraId="75230D4A" w14:textId="77777777" w:rsidR="0090016C" w:rsidRPr="00BF16C3" w:rsidRDefault="0090016C" w:rsidP="0090016C">
      <w:pPr>
        <w:pStyle w:val="Ttulo1"/>
        <w:ind w:left="0"/>
        <w:jc w:val="left"/>
        <w:rPr>
          <w:rFonts w:cs="Arial"/>
          <w:sz w:val="20"/>
          <w:szCs w:val="20"/>
        </w:rPr>
      </w:pPr>
      <w:r w:rsidRPr="00BF16C3">
        <w:rPr>
          <w:rFonts w:eastAsiaTheme="minorHAnsi" w:cstheme="minorBidi"/>
          <w:b w:val="0"/>
          <w:bCs w:val="0"/>
          <w:noProof/>
          <w:sz w:val="22"/>
          <w:szCs w:val="22"/>
          <w:lang w:eastAsia="es-MX"/>
        </w:rPr>
        <mc:AlternateContent>
          <mc:Choice Requires="wpg">
            <w:drawing>
              <wp:anchor distT="0" distB="0" distL="114300" distR="114300" simplePos="0" relativeHeight="251660288" behindDoc="0" locked="0" layoutInCell="1" allowOverlap="1" wp14:anchorId="190036FB" wp14:editId="3480ABF0">
                <wp:simplePos x="0" y="0"/>
                <wp:positionH relativeFrom="column">
                  <wp:posOffset>60960</wp:posOffset>
                </wp:positionH>
                <wp:positionV relativeFrom="paragraph">
                  <wp:posOffset>38100</wp:posOffset>
                </wp:positionV>
                <wp:extent cx="6191250" cy="6724650"/>
                <wp:effectExtent l="38100" t="38100" r="38100" b="38100"/>
                <wp:wrapNone/>
                <wp:docPr id="109" name="Grupo 70"/>
                <wp:cNvGraphicFramePr/>
                <a:graphic xmlns:a="http://schemas.openxmlformats.org/drawingml/2006/main">
                  <a:graphicData uri="http://schemas.microsoft.com/office/word/2010/wordprocessingGroup">
                    <wpg:wgp>
                      <wpg:cNvGrpSpPr/>
                      <wpg:grpSpPr>
                        <a:xfrm>
                          <a:off x="0" y="0"/>
                          <a:ext cx="6191250" cy="6724650"/>
                          <a:chOff x="0" y="0"/>
                          <a:chExt cx="4705350" cy="6105525"/>
                        </a:xfrm>
                      </wpg:grpSpPr>
                      <pic:pic xmlns:pic="http://schemas.openxmlformats.org/drawingml/2006/picture">
                        <pic:nvPicPr>
                          <pic:cNvPr id="110" name="Imagen 110"/>
                          <pic:cNvPicPr>
                            <a:picLocks noChangeAspect="1"/>
                          </pic:cNvPicPr>
                        </pic:nvPicPr>
                        <pic:blipFill rotWithShape="1">
                          <a:blip r:embed="rId9" cstate="print">
                            <a:extLst>
                              <a:ext uri="{28A0092B-C50C-407E-A947-70E740481C1C}">
                                <a14:useLocalDpi xmlns:a14="http://schemas.microsoft.com/office/drawing/2010/main" val="0"/>
                              </a:ext>
                            </a:extLst>
                          </a:blip>
                          <a:srcRect l="1311" t="5416" r="1705" b="5555"/>
                          <a:stretch/>
                        </pic:blipFill>
                        <pic:spPr>
                          <a:xfrm>
                            <a:off x="0" y="0"/>
                            <a:ext cx="4705350" cy="6105525"/>
                          </a:xfrm>
                          <a:prstGeom prst="rect">
                            <a:avLst/>
                          </a:prstGeom>
                          <a:ln w="28575">
                            <a:solidFill>
                              <a:schemeClr val="tx1"/>
                            </a:solidFill>
                          </a:ln>
                        </pic:spPr>
                      </pic:pic>
                      <wpg:grpSp>
                        <wpg:cNvPr id="111" name="Grupo 111"/>
                        <wpg:cNvGrpSpPr/>
                        <wpg:grpSpPr>
                          <a:xfrm>
                            <a:off x="556057" y="1096866"/>
                            <a:ext cx="4141721" cy="4718003"/>
                            <a:chOff x="556057" y="1096866"/>
                            <a:chExt cx="4141721" cy="4718003"/>
                          </a:xfrm>
                        </wpg:grpSpPr>
                        <wps:wsp>
                          <wps:cNvPr id="112" name="Elipse 112"/>
                          <wps:cNvSpPr/>
                          <wps:spPr>
                            <a:xfrm>
                              <a:off x="3888974" y="1096866"/>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00C31EE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Elipse 113"/>
                          <wps:cNvSpPr/>
                          <wps:spPr>
                            <a:xfrm>
                              <a:off x="4205162" y="1384522"/>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0AA2243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Elipse 114"/>
                          <wps:cNvSpPr/>
                          <wps:spPr>
                            <a:xfrm>
                              <a:off x="556057" y="1988327"/>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5A7F63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Elipse 115"/>
                          <wps:cNvSpPr/>
                          <wps:spPr>
                            <a:xfrm>
                              <a:off x="1638769" y="1372885"/>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3BFAD27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Elipse 116"/>
                          <wps:cNvSpPr/>
                          <wps:spPr>
                            <a:xfrm>
                              <a:off x="979588" y="1567113"/>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14D7F7C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Elipse 117"/>
                          <wps:cNvSpPr/>
                          <wps:spPr>
                            <a:xfrm>
                              <a:off x="3498743" y="1615074"/>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525A631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Elipse 118"/>
                          <wps:cNvSpPr/>
                          <wps:spPr>
                            <a:xfrm>
                              <a:off x="3060878" y="1946379"/>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3D6809F9"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Elipse 119"/>
                          <wps:cNvSpPr/>
                          <wps:spPr>
                            <a:xfrm>
                              <a:off x="1722120" y="3836343"/>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8C52099"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Elipse 120"/>
                          <wps:cNvSpPr/>
                          <wps:spPr>
                            <a:xfrm>
                              <a:off x="2362198" y="1946379"/>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D5AE1F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Elipse 121"/>
                          <wps:cNvSpPr/>
                          <wps:spPr>
                            <a:xfrm>
                              <a:off x="2257357" y="2463007"/>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5E4ABF3"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Elipse 122"/>
                          <wps:cNvSpPr/>
                          <wps:spPr>
                            <a:xfrm>
                              <a:off x="2695222" y="4839738"/>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499DC52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Elipse 123"/>
                          <wps:cNvSpPr/>
                          <wps:spPr>
                            <a:xfrm>
                              <a:off x="4259913" y="4215651"/>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16110D4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Elipse 124"/>
                          <wps:cNvSpPr/>
                          <wps:spPr>
                            <a:xfrm>
                              <a:off x="937047" y="4348584"/>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B99ED0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Elipse 125"/>
                          <wps:cNvSpPr/>
                          <wps:spPr>
                            <a:xfrm>
                              <a:off x="2325686" y="5511394"/>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5EA5837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Elipse 126"/>
                          <wps:cNvSpPr/>
                          <wps:spPr>
                            <a:xfrm>
                              <a:off x="667646" y="5319628"/>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030FC7B"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Elipse 127"/>
                          <wps:cNvSpPr/>
                          <wps:spPr>
                            <a:xfrm>
                              <a:off x="3755517" y="4991475"/>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62789EC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8" name="Elipse 128"/>
                          <wps:cNvSpPr/>
                          <wps:spPr>
                            <a:xfrm>
                              <a:off x="852778" y="4909975"/>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01BBA68E"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Elipse 129"/>
                          <wps:cNvSpPr/>
                          <wps:spPr>
                            <a:xfrm>
                              <a:off x="3767297" y="5471365"/>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3FCF308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30" name="Elipse 130"/>
                        <wps:cNvSpPr/>
                        <wps:spPr>
                          <a:xfrm>
                            <a:off x="2995682" y="73974"/>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466611C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Elipse 131"/>
                        <wps:cNvSpPr/>
                        <wps:spPr>
                          <a:xfrm>
                            <a:off x="2958219" y="403552"/>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3DE0492"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Elipse 132"/>
                        <wps:cNvSpPr/>
                        <wps:spPr>
                          <a:xfrm>
                            <a:off x="1419836" y="534705"/>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296BA4EB"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Elipse 133"/>
                        <wps:cNvSpPr/>
                        <wps:spPr>
                          <a:xfrm>
                            <a:off x="1887821" y="705182"/>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2B8133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4" name="Elipse 134"/>
                        <wps:cNvSpPr/>
                        <wps:spPr>
                          <a:xfrm>
                            <a:off x="3995960" y="705183"/>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17C4CC8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Elipse 135"/>
                        <wps:cNvSpPr/>
                        <wps:spPr>
                          <a:xfrm>
                            <a:off x="843903" y="958181"/>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179FB0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Elipse 136"/>
                        <wps:cNvSpPr/>
                        <wps:spPr>
                          <a:xfrm>
                            <a:off x="2826712" y="1201856"/>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11F5E5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Elipse 137"/>
                        <wps:cNvSpPr/>
                        <wps:spPr>
                          <a:xfrm>
                            <a:off x="329838" y="1233536"/>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F55F8F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Elipse 138"/>
                        <wps:cNvSpPr/>
                        <wps:spPr>
                          <a:xfrm>
                            <a:off x="1238089" y="1200041"/>
                            <a:ext cx="437865" cy="303475"/>
                          </a:xfrm>
                          <a:prstGeom prst="ellipse">
                            <a:avLst/>
                          </a:prstGeom>
                          <a:ln w="28575">
                            <a:solidFill>
                              <a:srgbClr val="FF0000"/>
                            </a:solidFill>
                          </a:ln>
                        </wps:spPr>
                        <wps:style>
                          <a:lnRef idx="2">
                            <a:schemeClr val="dk1"/>
                          </a:lnRef>
                          <a:fillRef idx="1">
                            <a:schemeClr val="lt1"/>
                          </a:fillRef>
                          <a:effectRef idx="0">
                            <a:schemeClr val="dk1"/>
                          </a:effectRef>
                          <a:fontRef idx="minor">
                            <a:schemeClr val="dk1"/>
                          </a:fontRef>
                        </wps:style>
                        <wps:txbx>
                          <w:txbxContent>
                            <w:p w14:paraId="7556E2E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0036FB" id="Grupo 70" o:spid="_x0000_s1026" style="position:absolute;margin-left:4.8pt;margin-top:3pt;width:487.5pt;height:529.5pt;z-index:251660288;mso-width-relative:margin;mso-height-relative:margin" coordsize="47053,61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10" o:spid="_x0000_s1027" type="#_x0000_t75" style="position:absolute;width:47053;height:61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" stroked="t" strokecolor="black [3213]" strokeweight="2.25pt">
                  <v:imagedata r:id="rId10" o:title="" croptop="3549f" cropbottom="3641f" cropleft="859f" cropright="1117f"/>
                  <v:path arrowok="t"/>
                </v:shape>
                <v:group id="Grupo 111" o:spid="_x0000_s1028" style="position:absolute;left:5560;top:10968;width:41417;height:47180" coordorigin="5560,10968" coordsize="41417,4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oval id="Elipse 112" o:spid="_x0000_s1029" style="position:absolute;left:38889;top:10968;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" fillcolor="white [3201]" strokecolor="red" strokeweight="2.25pt">
                    <v:textbox>
                      <w:txbxContent>
                        <w:p w14:paraId="00C31EE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10</w:t>
                          </w:r>
                        </w:p>
                      </w:txbxContent>
                    </v:textbox>
                  </v:oval>
                  <v:oval id="Elipse 113" o:spid="_x0000_s1030" style="position:absolute;left:42051;top:13845;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" fillcolor="white [3201]" strokecolor="red" strokeweight="2.25pt">
                    <v:textbox>
                      <w:txbxContent>
                        <w:p w14:paraId="0AA2243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12</w:t>
                          </w:r>
                        </w:p>
                      </w:txbxContent>
                    </v:textbox>
                  </v:oval>
                  <v:oval id="Elipse 114" o:spid="_x0000_s1031" style="position:absolute;left:5560;top:19883;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" fillcolor="white [3201]" strokecolor="red" strokeweight="2.25pt">
                    <v:textbox>
                      <w:txbxContent>
                        <w:p w14:paraId="25A7F63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15</w:t>
                          </w:r>
                        </w:p>
                      </w:txbxContent>
                    </v:textbox>
                  </v:oval>
                  <v:oval id="Elipse 115" o:spid="_x0000_s1032" style="position:absolute;left:16387;top:13728;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" fillcolor="white [3201]" strokecolor="red" strokeweight="2.25pt">
                    <v:textbox>
                      <w:txbxContent>
                        <w:p w14:paraId="3BFAD27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11</w:t>
                          </w:r>
                        </w:p>
                      </w:txbxContent>
                    </v:textbox>
                  </v:oval>
                  <v:oval id="Elipse 116" o:spid="_x0000_s1033" style="position:absolute;left:9795;top:15671;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" fillcolor="white [3201]" strokecolor="red" strokeweight="2.25pt">
                    <v:textbox>
                      <w:txbxContent>
                        <w:p w14:paraId="14D7F7C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13</w:t>
                          </w:r>
                        </w:p>
                      </w:txbxContent>
                    </v:textbox>
                  </v:oval>
                  <v:oval id="Elipse 117" o:spid="_x0000_s1034" style="position:absolute;left:34987;top:16150;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" fillcolor="white [3201]" strokecolor="red" strokeweight="2.25pt">
                    <v:textbox>
                      <w:txbxContent>
                        <w:p w14:paraId="525A631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14</w:t>
                          </w:r>
                        </w:p>
                      </w:txbxContent>
                    </v:textbox>
                  </v:oval>
                  <v:oval id="Elipse 118" o:spid="_x0000_s1035" style="position:absolute;left:30608;top:19463;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" fillcolor="white [3201]" strokecolor="red" strokeweight="2.25pt">
                    <v:textbox>
                      <w:txbxContent>
                        <w:p w14:paraId="3D6809F9"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17</w:t>
                          </w:r>
                        </w:p>
                      </w:txbxContent>
                    </v:textbox>
                  </v:oval>
                  <v:oval id="Elipse 119" o:spid="_x0000_s1036" style="position:absolute;left:17221;top:38363;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" fillcolor="white [3201]" strokecolor="red" strokeweight="2.25pt">
                    <v:textbox>
                      <w:txbxContent>
                        <w:p w14:paraId="28C52099"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19</w:t>
                          </w:r>
                        </w:p>
                      </w:txbxContent>
                    </v:textbox>
                  </v:oval>
                  <v:oval id="Elipse 120" o:spid="_x0000_s1037" style="position:absolute;left:23621;top:19463;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" fillcolor="white [3201]" strokecolor="red" strokeweight="2.25pt">
                    <v:textbox>
                      <w:txbxContent>
                        <w:p w14:paraId="2D5AE1F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16</w:t>
                          </w:r>
                        </w:p>
                      </w:txbxContent>
                    </v:textbox>
                  </v:oval>
                  <v:oval id="Elipse 121" o:spid="_x0000_s1038" style="position:absolute;left:22573;top:24630;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" fillcolor="white [3201]" strokecolor="red" strokeweight="2.25pt">
                    <v:textbox>
                      <w:txbxContent>
                        <w:p w14:paraId="75E4ABF3"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18</w:t>
                          </w:r>
                        </w:p>
                      </w:txbxContent>
                    </v:textbox>
                  </v:oval>
                  <v:oval id="Elipse 122" o:spid="_x0000_s1039" style="position:absolute;left:26952;top:48397;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" fillcolor="white [3201]" strokecolor="red" strokeweight="2.25pt">
                    <v:textbox>
                      <w:txbxContent>
                        <w:p w14:paraId="499DC52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23</w:t>
                          </w:r>
                        </w:p>
                      </w:txbxContent>
                    </v:textbox>
                  </v:oval>
                  <v:oval id="Elipse 123" o:spid="_x0000_s1040" style="position:absolute;left:42599;top:42156;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" fillcolor="white [3201]" strokecolor="red" strokeweight="2.25pt">
                    <v:textbox>
                      <w:txbxContent>
                        <w:p w14:paraId="16110D4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21</w:t>
                          </w:r>
                        </w:p>
                      </w:txbxContent>
                    </v:textbox>
                  </v:oval>
                  <v:oval id="Elipse 124" o:spid="_x0000_s1041" style="position:absolute;left:9370;top:43485;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" fillcolor="white [3201]" strokecolor="red" strokeweight="2.25pt">
                    <v:textbox>
                      <w:txbxContent>
                        <w:p w14:paraId="2B99ED0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20</w:t>
                          </w:r>
                        </w:p>
                      </w:txbxContent>
                    </v:textbox>
                  </v:oval>
                  <v:oval id="Elipse 125" o:spid="_x0000_s1042" style="position:absolute;left:23256;top:55113;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" fillcolor="white [3201]" strokecolor="red" strokeweight="2.25pt">
                    <v:textbox>
                      <w:txbxContent>
                        <w:p w14:paraId="5EA5837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26</w:t>
                          </w:r>
                        </w:p>
                      </w:txbxContent>
                    </v:textbox>
                  </v:oval>
                  <v:oval id="Elipse 126" o:spid="_x0000_s1043" style="position:absolute;left:6676;top:53196;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" fillcolor="white [3201]" strokecolor="red" strokeweight="2.25pt">
                    <v:textbox>
                      <w:txbxContent>
                        <w:p w14:paraId="7030FC7B"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25</w:t>
                          </w:r>
                        </w:p>
                      </w:txbxContent>
                    </v:textbox>
                  </v:oval>
                  <v:oval id="Elipse 127" o:spid="_x0000_s1044" style="position:absolute;left:37555;top:49914;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" fillcolor="white [3201]" strokecolor="red" strokeweight="2.25pt">
                    <v:textbox>
                      <w:txbxContent>
                        <w:p w14:paraId="62789EC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24</w:t>
                          </w:r>
                        </w:p>
                      </w:txbxContent>
                    </v:textbox>
                  </v:oval>
                  <v:oval id="Elipse 128" o:spid="_x0000_s1045" style="position:absolute;left:8527;top:49099;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" fillcolor="white [3201]" strokecolor="red" strokeweight="2.25pt">
                    <v:textbox>
                      <w:txbxContent>
                        <w:p w14:paraId="01BBA68E"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22</w:t>
                          </w:r>
                        </w:p>
                      </w:txbxContent>
                    </v:textbox>
                  </v:oval>
                  <v:oval id="Elipse 129" o:spid="_x0000_s1046" style="position:absolute;left:37672;top:54713;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" fillcolor="white [3201]" strokecolor="red" strokeweight="2.25pt">
                    <v:textbox>
                      <w:txbxContent>
                        <w:p w14:paraId="3FCF308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27</w:t>
                          </w:r>
                        </w:p>
                      </w:txbxContent>
                    </v:textbox>
                  </v:oval>
                </v:group>
                <v:oval id="Elipse 130" o:spid="_x0000_s1047" style="position:absolute;left:29956;top:739;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" fillcolor="white [3201]" strokecolor="red" strokeweight="2.25pt">
                  <v:textbox>
                    <w:txbxContent>
                      <w:p w14:paraId="466611C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w:t>
                        </w:r>
                      </w:p>
                    </w:txbxContent>
                  </v:textbox>
                </v:oval>
                <v:oval id="Elipse 131" o:spid="_x0000_s1048" style="position:absolute;left:29582;top:4035;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" fillcolor="white [3201]" strokecolor="red" strokeweight="2.25pt">
                  <v:textbox>
                    <w:txbxContent>
                      <w:p w14:paraId="23DE0492"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w:t>
                        </w:r>
                      </w:p>
                    </w:txbxContent>
                  </v:textbox>
                </v:oval>
                <v:oval id="Elipse 132" o:spid="_x0000_s1049" style="position:absolute;left:14198;top:5347;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" fillcolor="white [3201]" strokecolor="red" strokeweight="2.25pt">
                  <v:textbox>
                    <w:txbxContent>
                      <w:p w14:paraId="296BA4EB"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3</w:t>
                        </w:r>
                      </w:p>
                    </w:txbxContent>
                  </v:textbox>
                </v:oval>
                <v:oval id="Elipse 133" o:spid="_x0000_s1050" style="position:absolute;left:18878;top:7051;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" fillcolor="white [3201]" strokecolor="red" strokeweight="2.25pt">
                  <v:textbox>
                    <w:txbxContent>
                      <w:p w14:paraId="72B8133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5</w:t>
                        </w:r>
                      </w:p>
                    </w:txbxContent>
                  </v:textbox>
                </v:oval>
                <v:oval id="Elipse 134" o:spid="_x0000_s1051" style="position:absolute;left:39959;top:7051;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" fillcolor="white [3201]" strokecolor="red" strokeweight="2.25pt">
                  <v:textbox>
                    <w:txbxContent>
                      <w:p w14:paraId="17C4CC8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4</w:t>
                        </w:r>
                      </w:p>
                    </w:txbxContent>
                  </v:textbox>
                </v:oval>
                <v:oval id="Elipse 135" o:spid="_x0000_s1052" style="position:absolute;left:8439;top:9581;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" fillcolor="white [3201]" strokecolor="red" strokeweight="2.25pt">
                  <v:textbox>
                    <w:txbxContent>
                      <w:p w14:paraId="7179FB0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6</w:t>
                        </w:r>
                      </w:p>
                    </w:txbxContent>
                  </v:textbox>
                </v:oval>
                <v:oval id="Elipse 136" o:spid="_x0000_s1053" style="position:absolute;left:28267;top:12018;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" fillcolor="white [3201]" strokecolor="red" strokeweight="2.25pt">
                  <v:textbox>
                    <w:txbxContent>
                      <w:p w14:paraId="11F5E5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9</w:t>
                        </w:r>
                      </w:p>
                    </w:txbxContent>
                  </v:textbox>
                </v:oval>
                <v:oval id="Elipse 137" o:spid="_x0000_s1054" style="position:absolute;left:3298;top:12335;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" fillcolor="white [3201]" strokecolor="red" strokeweight="2.25pt">
                  <v:textbox>
                    <w:txbxContent>
                      <w:p w14:paraId="7F55F8F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7</w:t>
                        </w:r>
                      </w:p>
                    </w:txbxContent>
                  </v:textbox>
                </v:oval>
                <v:oval id="Elipse 138" o:spid="_x0000_s1055" style="position:absolute;left:12380;top:12000;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" fillcolor="white [3201]" strokecolor="red" strokeweight="2.25pt">
                  <v:textbox>
                    <w:txbxContent>
                      <w:p w14:paraId="7556E2E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8</w:t>
                        </w:r>
                      </w:p>
                    </w:txbxContent>
                  </v:textbox>
                </v:oval>
              </v:group>
            </w:pict>
          </mc:Fallback>
        </mc:AlternateContent>
      </w:r>
    </w:p>
    <w:p w14:paraId="5CC1D627" w14:textId="77777777" w:rsidR="0090016C" w:rsidRPr="00BF16C3" w:rsidRDefault="0090016C" w:rsidP="0090016C">
      <w:pPr>
        <w:pStyle w:val="Ttulo1"/>
        <w:ind w:left="0"/>
        <w:jc w:val="left"/>
        <w:rPr>
          <w:rFonts w:cs="Arial"/>
          <w:sz w:val="20"/>
          <w:szCs w:val="20"/>
        </w:rPr>
      </w:pPr>
    </w:p>
    <w:p w14:paraId="13418331" w14:textId="77777777" w:rsidR="0090016C" w:rsidRPr="00BF16C3" w:rsidRDefault="0090016C" w:rsidP="0090016C">
      <w:pPr>
        <w:pStyle w:val="Ttulo1"/>
        <w:ind w:left="0"/>
        <w:jc w:val="left"/>
        <w:rPr>
          <w:rFonts w:cs="Arial"/>
          <w:sz w:val="20"/>
          <w:szCs w:val="20"/>
        </w:rPr>
      </w:pPr>
    </w:p>
    <w:p w14:paraId="5352AD4A" w14:textId="77777777" w:rsidR="0090016C" w:rsidRPr="00BF16C3" w:rsidRDefault="0090016C" w:rsidP="0090016C">
      <w:pPr>
        <w:pStyle w:val="Ttulo1"/>
        <w:ind w:left="0"/>
        <w:jc w:val="left"/>
        <w:rPr>
          <w:rFonts w:cs="Arial"/>
          <w:sz w:val="20"/>
          <w:szCs w:val="20"/>
        </w:rPr>
      </w:pPr>
    </w:p>
    <w:bookmarkEnd w:id="1848"/>
    <w:p w14:paraId="25CEDC75" w14:textId="77777777" w:rsidR="0090016C" w:rsidRPr="00BF16C3" w:rsidRDefault="0090016C" w:rsidP="0090016C">
      <w:pPr>
        <w:pStyle w:val="Ttulo1"/>
        <w:tabs>
          <w:tab w:val="left" w:pos="567"/>
        </w:tabs>
        <w:ind w:left="0"/>
        <w:rPr>
          <w:rFonts w:cs="Arial"/>
          <w:sz w:val="20"/>
          <w:szCs w:val="20"/>
        </w:rPr>
      </w:pPr>
    </w:p>
    <w:p w14:paraId="0BEC2F8D" w14:textId="77777777" w:rsidR="0090016C" w:rsidRPr="00BF16C3" w:rsidRDefault="0090016C" w:rsidP="0090016C">
      <w:pPr>
        <w:rPr>
          <w:rFonts w:ascii="Montserrat" w:hAnsi="Montserrat" w:cs="Arial"/>
          <w:noProof/>
        </w:rPr>
      </w:pPr>
    </w:p>
    <w:p w14:paraId="7EE8ECCA" w14:textId="77777777" w:rsidR="0090016C" w:rsidRPr="00BF16C3" w:rsidRDefault="0090016C" w:rsidP="0090016C">
      <w:pPr>
        <w:rPr>
          <w:rFonts w:ascii="Montserrat" w:hAnsi="Montserrat" w:cs="Arial"/>
          <w:noProof/>
        </w:rPr>
      </w:pPr>
    </w:p>
    <w:p w14:paraId="48D106E8" w14:textId="77777777" w:rsidR="0090016C" w:rsidRPr="00BF16C3" w:rsidRDefault="0090016C" w:rsidP="0090016C">
      <w:pPr>
        <w:rPr>
          <w:rFonts w:ascii="Montserrat" w:hAnsi="Montserrat" w:cs="Arial"/>
        </w:rPr>
      </w:pPr>
    </w:p>
    <w:p w14:paraId="1602C022" w14:textId="77777777" w:rsidR="0090016C" w:rsidRPr="00BF16C3" w:rsidRDefault="0090016C" w:rsidP="0090016C">
      <w:pPr>
        <w:rPr>
          <w:rFonts w:ascii="Montserrat" w:hAnsi="Montserrat" w:cs="Arial"/>
        </w:rPr>
      </w:pPr>
    </w:p>
    <w:p w14:paraId="0291A7A1" w14:textId="77777777" w:rsidR="0090016C" w:rsidRPr="00BF16C3" w:rsidRDefault="0090016C" w:rsidP="0090016C">
      <w:pPr>
        <w:rPr>
          <w:rFonts w:ascii="Montserrat" w:hAnsi="Montserrat" w:cs="Arial"/>
          <w:sz w:val="24"/>
          <w:szCs w:val="24"/>
        </w:rPr>
      </w:pPr>
    </w:p>
    <w:p w14:paraId="28D885B6" w14:textId="77777777" w:rsidR="0090016C" w:rsidRPr="00BF16C3" w:rsidRDefault="0090016C" w:rsidP="0090016C">
      <w:pPr>
        <w:rPr>
          <w:rFonts w:ascii="Montserrat" w:hAnsi="Montserrat" w:cs="Arial"/>
          <w:sz w:val="24"/>
          <w:szCs w:val="24"/>
        </w:rPr>
      </w:pPr>
    </w:p>
    <w:p w14:paraId="158E4FC5" w14:textId="77777777" w:rsidR="0090016C" w:rsidRPr="00BF16C3" w:rsidRDefault="0090016C" w:rsidP="0090016C">
      <w:pPr>
        <w:pStyle w:val="Ttulo1"/>
        <w:rPr>
          <w:rFonts w:cs="Arial"/>
          <w:highlight w:val="yellow"/>
        </w:rPr>
      </w:pPr>
    </w:p>
    <w:p w14:paraId="0F96E8F9" w14:textId="77777777" w:rsidR="0090016C" w:rsidRPr="00BF16C3" w:rsidRDefault="0090016C" w:rsidP="0090016C">
      <w:pPr>
        <w:pStyle w:val="Ttulo1"/>
        <w:rPr>
          <w:rFonts w:cs="Arial"/>
          <w:highlight w:val="yellow"/>
        </w:rPr>
      </w:pPr>
    </w:p>
    <w:p w14:paraId="2B7458F9" w14:textId="77777777" w:rsidR="0090016C" w:rsidRPr="00BF16C3" w:rsidRDefault="0090016C" w:rsidP="0090016C">
      <w:pPr>
        <w:jc w:val="both"/>
        <w:rPr>
          <w:rFonts w:ascii="Montserrat" w:hAnsi="Montserrat" w:cs="Arial"/>
        </w:rPr>
      </w:pPr>
    </w:p>
    <w:p w14:paraId="29860AFF" w14:textId="77777777" w:rsidR="0090016C" w:rsidRPr="00BF16C3" w:rsidRDefault="0090016C" w:rsidP="0090016C">
      <w:pPr>
        <w:rPr>
          <w:rFonts w:ascii="Montserrat" w:hAnsi="Montserrat" w:cs="Arial"/>
        </w:rPr>
      </w:pPr>
    </w:p>
    <w:p w14:paraId="16609781" w14:textId="77777777" w:rsidR="0090016C" w:rsidRPr="00BF16C3" w:rsidRDefault="0090016C" w:rsidP="0090016C">
      <w:pPr>
        <w:rPr>
          <w:rFonts w:ascii="Montserrat" w:hAnsi="Montserrat" w:cs="Arial"/>
        </w:rPr>
      </w:pPr>
    </w:p>
    <w:p w14:paraId="12A0F28D" w14:textId="77777777" w:rsidR="0090016C" w:rsidRPr="00BF16C3" w:rsidRDefault="0090016C" w:rsidP="0090016C">
      <w:pPr>
        <w:rPr>
          <w:rFonts w:ascii="Montserrat" w:hAnsi="Montserrat" w:cs="Arial"/>
        </w:rPr>
      </w:pPr>
    </w:p>
    <w:p w14:paraId="4385D806" w14:textId="77777777" w:rsidR="0090016C" w:rsidRPr="00BF16C3" w:rsidRDefault="0090016C" w:rsidP="0090016C">
      <w:pPr>
        <w:rPr>
          <w:rFonts w:ascii="Montserrat" w:hAnsi="Montserrat" w:cs="Arial"/>
        </w:rPr>
      </w:pPr>
    </w:p>
    <w:p w14:paraId="00BD3EFE" w14:textId="77777777" w:rsidR="0090016C" w:rsidRPr="00BF16C3" w:rsidRDefault="0090016C" w:rsidP="0090016C">
      <w:pPr>
        <w:rPr>
          <w:rFonts w:ascii="Montserrat" w:hAnsi="Montserrat" w:cs="Arial"/>
        </w:rPr>
      </w:pPr>
    </w:p>
    <w:p w14:paraId="77263D75" w14:textId="77777777" w:rsidR="0090016C" w:rsidRPr="00BF16C3" w:rsidRDefault="0090016C" w:rsidP="0090016C">
      <w:pPr>
        <w:rPr>
          <w:rFonts w:ascii="Montserrat" w:hAnsi="Montserrat" w:cs="Arial"/>
        </w:rPr>
      </w:pPr>
    </w:p>
    <w:p w14:paraId="1110B1A3" w14:textId="77777777" w:rsidR="0090016C" w:rsidRPr="00BF16C3" w:rsidRDefault="0090016C" w:rsidP="0090016C">
      <w:pPr>
        <w:rPr>
          <w:rFonts w:ascii="Montserrat" w:hAnsi="Montserrat" w:cs="Arial"/>
        </w:rPr>
      </w:pPr>
    </w:p>
    <w:p w14:paraId="487B6A18" w14:textId="77777777" w:rsidR="0090016C" w:rsidRPr="00BF16C3" w:rsidRDefault="0090016C" w:rsidP="0090016C">
      <w:pPr>
        <w:rPr>
          <w:rFonts w:ascii="Montserrat" w:hAnsi="Montserrat" w:cs="Arial"/>
        </w:rPr>
      </w:pPr>
    </w:p>
    <w:p w14:paraId="41A1F72E" w14:textId="77777777" w:rsidR="0090016C" w:rsidRPr="00BF16C3" w:rsidRDefault="0090016C" w:rsidP="0090016C">
      <w:pPr>
        <w:rPr>
          <w:rFonts w:ascii="Montserrat" w:hAnsi="Montserrat" w:cs="Arial"/>
        </w:rPr>
      </w:pPr>
    </w:p>
    <w:p w14:paraId="7D947F17" w14:textId="77777777" w:rsidR="0090016C" w:rsidRPr="00BF16C3" w:rsidRDefault="0090016C" w:rsidP="0090016C">
      <w:pPr>
        <w:rPr>
          <w:rFonts w:ascii="Montserrat" w:hAnsi="Montserrat" w:cs="Arial"/>
        </w:rPr>
      </w:pPr>
    </w:p>
    <w:p w14:paraId="44DC9E53" w14:textId="77777777" w:rsidR="0090016C" w:rsidRPr="00BF16C3" w:rsidRDefault="0090016C" w:rsidP="0090016C">
      <w:pPr>
        <w:rPr>
          <w:rFonts w:ascii="Montserrat" w:hAnsi="Montserrat" w:cs="Arial"/>
        </w:rPr>
      </w:pPr>
    </w:p>
    <w:p w14:paraId="5EB2B17D" w14:textId="77777777" w:rsidR="00932DD0" w:rsidRPr="00BF16C3" w:rsidRDefault="00932DD0" w:rsidP="0090016C">
      <w:pPr>
        <w:rPr>
          <w:rFonts w:ascii="Montserrat" w:hAnsi="Montserrat" w:cs="Arial"/>
        </w:rPr>
      </w:pPr>
    </w:p>
    <w:p w14:paraId="084FF25D" w14:textId="77777777" w:rsidR="00932DD0" w:rsidRPr="00BF16C3" w:rsidRDefault="00932DD0" w:rsidP="0090016C">
      <w:pPr>
        <w:rPr>
          <w:rFonts w:ascii="Montserrat" w:hAnsi="Montserrat" w:cs="Arial"/>
        </w:rPr>
      </w:pPr>
    </w:p>
    <w:p w14:paraId="7E11871D" w14:textId="77777777" w:rsidR="00932DD0" w:rsidRPr="00BF16C3" w:rsidRDefault="00932DD0" w:rsidP="0090016C">
      <w:pPr>
        <w:rPr>
          <w:rFonts w:ascii="Montserrat" w:hAnsi="Montserrat" w:cs="Arial"/>
        </w:rPr>
      </w:pPr>
    </w:p>
    <w:p w14:paraId="01795F9F" w14:textId="77777777" w:rsidR="00932DD0" w:rsidRPr="00BF16C3" w:rsidRDefault="00932DD0" w:rsidP="0090016C">
      <w:pPr>
        <w:rPr>
          <w:rFonts w:ascii="Montserrat" w:hAnsi="Montserrat" w:cs="Arial"/>
        </w:rPr>
      </w:pPr>
    </w:p>
    <w:p w14:paraId="28560272" w14:textId="77777777" w:rsidR="00932DD0" w:rsidRPr="00BF16C3" w:rsidRDefault="00932DD0" w:rsidP="0090016C">
      <w:pPr>
        <w:rPr>
          <w:rFonts w:ascii="Montserrat" w:hAnsi="Montserrat" w:cs="Arial"/>
        </w:rPr>
      </w:pPr>
    </w:p>
    <w:p w14:paraId="06A8A549" w14:textId="77777777" w:rsidR="00932DD0" w:rsidRPr="00BF16C3" w:rsidRDefault="00932DD0" w:rsidP="0090016C">
      <w:pPr>
        <w:rPr>
          <w:rFonts w:ascii="Montserrat" w:hAnsi="Montserrat" w:cs="Arial"/>
        </w:rPr>
      </w:pPr>
    </w:p>
    <w:p w14:paraId="0ED9A6A5" w14:textId="77777777" w:rsidR="00932DD0" w:rsidRPr="00BF16C3" w:rsidRDefault="00932DD0" w:rsidP="0090016C">
      <w:pPr>
        <w:rPr>
          <w:rFonts w:ascii="Montserrat" w:hAnsi="Montserrat" w:cs="Arial"/>
        </w:rPr>
      </w:pPr>
    </w:p>
    <w:p w14:paraId="4EDABDDA" w14:textId="77777777" w:rsidR="00932DD0" w:rsidRPr="00BF16C3" w:rsidRDefault="00932DD0" w:rsidP="0090016C">
      <w:pPr>
        <w:rPr>
          <w:rFonts w:ascii="Montserrat" w:hAnsi="Montserrat" w:cs="Arial"/>
        </w:rPr>
      </w:pPr>
    </w:p>
    <w:p w14:paraId="38B23557" w14:textId="77777777" w:rsidR="00932DD0" w:rsidRPr="00BF16C3" w:rsidRDefault="00932DD0" w:rsidP="0090016C">
      <w:pPr>
        <w:rPr>
          <w:rFonts w:ascii="Montserrat" w:hAnsi="Montserrat" w:cs="Arial"/>
        </w:rPr>
      </w:pPr>
    </w:p>
    <w:p w14:paraId="27B5245F" w14:textId="77777777" w:rsidR="00932DD0" w:rsidRPr="00BF16C3" w:rsidRDefault="00932DD0" w:rsidP="0090016C">
      <w:pPr>
        <w:rPr>
          <w:rFonts w:ascii="Montserrat" w:hAnsi="Montserrat" w:cs="Arial"/>
        </w:rPr>
      </w:pPr>
    </w:p>
    <w:p w14:paraId="6B411B37" w14:textId="77777777" w:rsidR="00932DD0" w:rsidRPr="00BF16C3" w:rsidRDefault="00932DD0" w:rsidP="0090016C">
      <w:pPr>
        <w:rPr>
          <w:rFonts w:ascii="Montserrat" w:hAnsi="Montserrat" w:cs="Arial"/>
        </w:rPr>
      </w:pPr>
    </w:p>
    <w:p w14:paraId="3BBDEA7E" w14:textId="77777777" w:rsidR="00932DD0" w:rsidRPr="00BF16C3" w:rsidRDefault="00932DD0" w:rsidP="0090016C">
      <w:pPr>
        <w:rPr>
          <w:rFonts w:ascii="Montserrat" w:hAnsi="Montserrat" w:cs="Arial"/>
        </w:rPr>
      </w:pPr>
    </w:p>
    <w:p w14:paraId="7FD9B19F" w14:textId="77777777" w:rsidR="00932DD0" w:rsidRPr="00BF16C3" w:rsidRDefault="00932DD0" w:rsidP="0090016C">
      <w:pPr>
        <w:rPr>
          <w:rFonts w:ascii="Montserrat" w:hAnsi="Montserrat" w:cs="Arial"/>
        </w:rPr>
      </w:pPr>
    </w:p>
    <w:p w14:paraId="5D801666" w14:textId="77777777" w:rsidR="00932DD0" w:rsidRPr="00BF16C3" w:rsidRDefault="00932DD0" w:rsidP="0090016C">
      <w:pPr>
        <w:rPr>
          <w:rFonts w:ascii="Montserrat" w:hAnsi="Montserrat" w:cs="Arial"/>
        </w:rPr>
      </w:pPr>
    </w:p>
    <w:p w14:paraId="15E827CA" w14:textId="77777777" w:rsidR="00932DD0" w:rsidRPr="00BF16C3" w:rsidRDefault="00932DD0" w:rsidP="0090016C">
      <w:pPr>
        <w:rPr>
          <w:rFonts w:ascii="Montserrat" w:hAnsi="Montserrat" w:cs="Arial"/>
        </w:rPr>
      </w:pPr>
    </w:p>
    <w:p w14:paraId="064B36F8" w14:textId="77777777" w:rsidR="00C10003" w:rsidRDefault="00C10003">
      <w:pPr>
        <w:rPr>
          <w:rFonts w:ascii="Montserrat" w:eastAsia="Montserrat" w:hAnsi="Montserrat" w:cs="Arial"/>
          <w:b/>
          <w:bCs/>
          <w:sz w:val="20"/>
          <w:szCs w:val="20"/>
          <w:lang w:val="es-MX"/>
        </w:rPr>
      </w:pPr>
      <w:r>
        <w:rPr>
          <w:rFonts w:cs="Arial"/>
          <w:sz w:val="20"/>
          <w:szCs w:val="20"/>
        </w:rPr>
        <w:br w:type="page"/>
      </w:r>
    </w:p>
    <w:p w14:paraId="0E887F9E" w14:textId="77777777" w:rsidR="0090016C" w:rsidRPr="00BF16C3" w:rsidRDefault="0090016C" w:rsidP="0090016C">
      <w:pPr>
        <w:pStyle w:val="Ttulo1"/>
        <w:ind w:left="0"/>
        <w:jc w:val="left"/>
        <w:rPr>
          <w:rFonts w:cs="Arial"/>
          <w:sz w:val="20"/>
          <w:szCs w:val="20"/>
        </w:rPr>
      </w:pPr>
      <w:r w:rsidRPr="00BF16C3">
        <w:rPr>
          <w:rFonts w:cs="Arial"/>
          <w:sz w:val="20"/>
          <w:szCs w:val="20"/>
        </w:rPr>
        <w:lastRenderedPageBreak/>
        <w:t>Anexo 1. SM1-17 Formato de Referencia</w:t>
      </w:r>
    </w:p>
    <w:tbl>
      <w:tblPr>
        <w:tblpPr w:leftFromText="141" w:rightFromText="141" w:vertAnchor="text" w:horzAnchor="margin" w:tblpY="27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
        <w:gridCol w:w="3925"/>
        <w:gridCol w:w="5388"/>
      </w:tblGrid>
      <w:tr w:rsidR="0090016C" w:rsidRPr="00BF16C3" w14:paraId="22D0A067" w14:textId="77777777" w:rsidTr="00C10003">
        <w:trPr>
          <w:trHeight w:val="451"/>
        </w:trPr>
        <w:tc>
          <w:tcPr>
            <w:tcW w:w="4361" w:type="dxa"/>
            <w:gridSpan w:val="2"/>
            <w:vAlign w:val="center"/>
          </w:tcPr>
          <w:p w14:paraId="25949ABB"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Instructivo de llenado</w:t>
            </w:r>
          </w:p>
        </w:tc>
        <w:tc>
          <w:tcPr>
            <w:tcW w:w="5415" w:type="dxa"/>
            <w:vAlign w:val="center"/>
          </w:tcPr>
          <w:p w14:paraId="5100B29A" w14:textId="77777777" w:rsidR="0090016C" w:rsidRPr="00BF16C3" w:rsidRDefault="0090016C" w:rsidP="00397404">
            <w:pPr>
              <w:tabs>
                <w:tab w:val="right" w:leader="dot" w:pos="9639"/>
              </w:tabs>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 del formato: SM1-17-Referencia</w:t>
            </w:r>
          </w:p>
        </w:tc>
      </w:tr>
      <w:tr w:rsidR="0090016C" w:rsidRPr="00BF16C3" w14:paraId="2992D83B" w14:textId="77777777" w:rsidTr="00C10003">
        <w:trPr>
          <w:trHeight w:val="251"/>
        </w:trPr>
        <w:tc>
          <w:tcPr>
            <w:tcW w:w="418" w:type="dxa"/>
            <w:tcBorders>
              <w:bottom w:val="single" w:sz="4" w:space="0" w:color="000000"/>
            </w:tcBorders>
            <w:vAlign w:val="center"/>
          </w:tcPr>
          <w:p w14:paraId="38A65CD2"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p>
        </w:tc>
        <w:tc>
          <w:tcPr>
            <w:tcW w:w="3943" w:type="dxa"/>
            <w:tcBorders>
              <w:bottom w:val="single" w:sz="4" w:space="0" w:color="000000"/>
            </w:tcBorders>
            <w:vAlign w:val="center"/>
          </w:tcPr>
          <w:p w14:paraId="6143B01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Campo</w:t>
            </w:r>
          </w:p>
        </w:tc>
        <w:tc>
          <w:tcPr>
            <w:tcW w:w="5415" w:type="dxa"/>
            <w:tcBorders>
              <w:bottom w:val="single" w:sz="4" w:space="0" w:color="000000"/>
            </w:tcBorders>
            <w:vAlign w:val="center"/>
          </w:tcPr>
          <w:p w14:paraId="7CC841D7"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Descripción</w:t>
            </w:r>
          </w:p>
        </w:tc>
      </w:tr>
      <w:tr w:rsidR="0090016C" w:rsidRPr="00BF16C3" w14:paraId="6780B874" w14:textId="77777777" w:rsidTr="00C10003">
        <w:trPr>
          <w:trHeight w:val="48"/>
        </w:trPr>
        <w:tc>
          <w:tcPr>
            <w:tcW w:w="418" w:type="dxa"/>
            <w:tcBorders>
              <w:left w:val="single" w:sz="4" w:space="0" w:color="auto"/>
              <w:bottom w:val="single" w:sz="4" w:space="0" w:color="auto"/>
              <w:right w:val="single" w:sz="4" w:space="0" w:color="auto"/>
            </w:tcBorders>
            <w:vAlign w:val="center"/>
          </w:tcPr>
          <w:p w14:paraId="017E247B"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w:t>
            </w:r>
          </w:p>
        </w:tc>
        <w:tc>
          <w:tcPr>
            <w:tcW w:w="3943" w:type="dxa"/>
            <w:tcBorders>
              <w:left w:val="single" w:sz="4" w:space="0" w:color="auto"/>
              <w:bottom w:val="single" w:sz="4" w:space="0" w:color="auto"/>
              <w:right w:val="single" w:sz="4" w:space="0" w:color="auto"/>
            </w:tcBorders>
            <w:vAlign w:val="center"/>
          </w:tcPr>
          <w:p w14:paraId="5F4A3C60"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r w:rsidRPr="00BF16C3">
              <w:rPr>
                <w:rFonts w:ascii="Montserrat" w:eastAsia="Times New Roman" w:hAnsi="Montserrat" w:cs="Arial"/>
                <w:bCs/>
                <w:sz w:val="20"/>
                <w:szCs w:val="20"/>
                <w:lang w:eastAsia="es-ES"/>
              </w:rPr>
              <w:t xml:space="preserve"> de folio</w:t>
            </w:r>
          </w:p>
        </w:tc>
        <w:tc>
          <w:tcPr>
            <w:tcW w:w="5415" w:type="dxa"/>
            <w:tcBorders>
              <w:left w:val="single" w:sz="4" w:space="0" w:color="auto"/>
              <w:bottom w:val="single" w:sz="4" w:space="0" w:color="auto"/>
            </w:tcBorders>
          </w:tcPr>
          <w:p w14:paraId="3DFB29D5"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folio de la SM1-17 que genera el sistema</w:t>
            </w:r>
          </w:p>
        </w:tc>
      </w:tr>
      <w:tr w:rsidR="0090016C" w:rsidRPr="00BF16C3" w14:paraId="733BA686" w14:textId="77777777" w:rsidTr="00C10003">
        <w:trPr>
          <w:trHeight w:val="48"/>
        </w:trPr>
        <w:tc>
          <w:tcPr>
            <w:tcW w:w="418" w:type="dxa"/>
            <w:tcBorders>
              <w:left w:val="single" w:sz="4" w:space="0" w:color="auto"/>
              <w:bottom w:val="single" w:sz="4" w:space="0" w:color="auto"/>
              <w:right w:val="single" w:sz="4" w:space="0" w:color="auto"/>
            </w:tcBorders>
            <w:vAlign w:val="center"/>
          </w:tcPr>
          <w:p w14:paraId="50311F71"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w:t>
            </w:r>
          </w:p>
        </w:tc>
        <w:tc>
          <w:tcPr>
            <w:tcW w:w="3943" w:type="dxa"/>
            <w:tcBorders>
              <w:left w:val="single" w:sz="4" w:space="0" w:color="auto"/>
              <w:bottom w:val="single" w:sz="4" w:space="0" w:color="auto"/>
              <w:right w:val="single" w:sz="4" w:space="0" w:color="auto"/>
            </w:tcBorders>
            <w:vAlign w:val="center"/>
          </w:tcPr>
          <w:p w14:paraId="07902213"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Fecha</w:t>
            </w:r>
          </w:p>
        </w:tc>
        <w:tc>
          <w:tcPr>
            <w:tcW w:w="5415" w:type="dxa"/>
            <w:tcBorders>
              <w:left w:val="single" w:sz="4" w:space="0" w:color="auto"/>
              <w:bottom w:val="single" w:sz="4" w:space="0" w:color="auto"/>
            </w:tcBorders>
          </w:tcPr>
          <w:p w14:paraId="3F77D538"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fecha con el día, mes, año, hora</w:t>
            </w:r>
          </w:p>
        </w:tc>
      </w:tr>
      <w:tr w:rsidR="0090016C" w:rsidRPr="00BF16C3" w14:paraId="1FFF9F3C"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2705312"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3</w:t>
            </w:r>
          </w:p>
        </w:tc>
        <w:tc>
          <w:tcPr>
            <w:tcW w:w="3943" w:type="dxa"/>
            <w:tcBorders>
              <w:top w:val="single" w:sz="4" w:space="0" w:color="auto"/>
              <w:left w:val="single" w:sz="4" w:space="0" w:color="auto"/>
              <w:bottom w:val="single" w:sz="4" w:space="0" w:color="auto"/>
              <w:right w:val="single" w:sz="4" w:space="0" w:color="auto"/>
            </w:tcBorders>
            <w:vAlign w:val="center"/>
          </w:tcPr>
          <w:p w14:paraId="3A2FC510"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Unidad emisora</w:t>
            </w:r>
          </w:p>
        </w:tc>
        <w:tc>
          <w:tcPr>
            <w:tcW w:w="5415" w:type="dxa"/>
            <w:tcBorders>
              <w:top w:val="single" w:sz="4" w:space="0" w:color="auto"/>
              <w:left w:val="single" w:sz="4" w:space="0" w:color="auto"/>
              <w:bottom w:val="single" w:sz="4" w:space="0" w:color="auto"/>
            </w:tcBorders>
          </w:tcPr>
          <w:p w14:paraId="55A7C363"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unidad emisora de la referencia</w:t>
            </w:r>
          </w:p>
        </w:tc>
      </w:tr>
      <w:tr w:rsidR="0090016C" w:rsidRPr="00BF16C3" w14:paraId="10C0812C"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C8C7459"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4</w:t>
            </w:r>
          </w:p>
        </w:tc>
        <w:tc>
          <w:tcPr>
            <w:tcW w:w="3943" w:type="dxa"/>
            <w:tcBorders>
              <w:top w:val="single" w:sz="4" w:space="0" w:color="auto"/>
              <w:left w:val="single" w:sz="4" w:space="0" w:color="auto"/>
              <w:bottom w:val="single" w:sz="4" w:space="0" w:color="auto"/>
              <w:right w:val="single" w:sz="4" w:space="0" w:color="auto"/>
            </w:tcBorders>
            <w:vAlign w:val="center"/>
          </w:tcPr>
          <w:p w14:paraId="235852F9"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w:t>
            </w:r>
          </w:p>
        </w:tc>
        <w:tc>
          <w:tcPr>
            <w:tcW w:w="5415" w:type="dxa"/>
            <w:tcBorders>
              <w:top w:val="single" w:sz="4" w:space="0" w:color="auto"/>
              <w:left w:val="single" w:sz="4" w:space="0" w:color="auto"/>
              <w:bottom w:val="single" w:sz="4" w:space="0" w:color="auto"/>
            </w:tcBorders>
          </w:tcPr>
          <w:p w14:paraId="0E73EFBB"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clave presupuestal de la unidad emisora</w:t>
            </w:r>
          </w:p>
        </w:tc>
      </w:tr>
      <w:tr w:rsidR="0090016C" w:rsidRPr="00BF16C3" w14:paraId="7D66FE11"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4283D37"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5</w:t>
            </w:r>
          </w:p>
        </w:tc>
        <w:tc>
          <w:tcPr>
            <w:tcW w:w="3943" w:type="dxa"/>
            <w:tcBorders>
              <w:top w:val="single" w:sz="4" w:space="0" w:color="auto"/>
              <w:left w:val="single" w:sz="4" w:space="0" w:color="auto"/>
              <w:bottom w:val="single" w:sz="4" w:space="0" w:color="auto"/>
              <w:right w:val="single" w:sz="4" w:space="0" w:color="auto"/>
            </w:tcBorders>
            <w:vAlign w:val="center"/>
          </w:tcPr>
          <w:p w14:paraId="56C144B7"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Motivo de la referencia</w:t>
            </w:r>
          </w:p>
        </w:tc>
        <w:tc>
          <w:tcPr>
            <w:tcW w:w="5415" w:type="dxa"/>
            <w:tcBorders>
              <w:top w:val="single" w:sz="4" w:space="0" w:color="auto"/>
              <w:left w:val="single" w:sz="4" w:space="0" w:color="auto"/>
              <w:bottom w:val="single" w:sz="4" w:space="0" w:color="auto"/>
            </w:tcBorders>
          </w:tcPr>
          <w:p w14:paraId="4F76033C"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motivo por el cual se está refiriendo</w:t>
            </w:r>
          </w:p>
        </w:tc>
      </w:tr>
      <w:tr w:rsidR="0090016C" w:rsidRPr="00BF16C3" w14:paraId="2EB0E4A8"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732DDA3E"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6</w:t>
            </w:r>
          </w:p>
        </w:tc>
        <w:tc>
          <w:tcPr>
            <w:tcW w:w="3943" w:type="dxa"/>
            <w:tcBorders>
              <w:top w:val="single" w:sz="4" w:space="0" w:color="auto"/>
              <w:left w:val="single" w:sz="4" w:space="0" w:color="auto"/>
              <w:bottom w:val="single" w:sz="4" w:space="0" w:color="auto"/>
              <w:right w:val="single" w:sz="4" w:space="0" w:color="auto"/>
            </w:tcBorders>
            <w:vAlign w:val="center"/>
          </w:tcPr>
          <w:p w14:paraId="411A7755"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del paciente</w:t>
            </w:r>
          </w:p>
        </w:tc>
        <w:tc>
          <w:tcPr>
            <w:tcW w:w="5415" w:type="dxa"/>
            <w:tcBorders>
              <w:top w:val="single" w:sz="4" w:space="0" w:color="auto"/>
              <w:left w:val="single" w:sz="4" w:space="0" w:color="auto"/>
              <w:bottom w:val="single" w:sz="4" w:space="0" w:color="auto"/>
            </w:tcBorders>
          </w:tcPr>
          <w:p w14:paraId="2F60C6A1"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paciente que se está refiriendo</w:t>
            </w:r>
          </w:p>
        </w:tc>
      </w:tr>
      <w:tr w:rsidR="0090016C" w:rsidRPr="00BF16C3" w14:paraId="3BF28E45"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340D686"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7</w:t>
            </w:r>
          </w:p>
        </w:tc>
        <w:tc>
          <w:tcPr>
            <w:tcW w:w="3943" w:type="dxa"/>
            <w:tcBorders>
              <w:top w:val="single" w:sz="4" w:space="0" w:color="auto"/>
              <w:left w:val="single" w:sz="4" w:space="0" w:color="auto"/>
              <w:bottom w:val="single" w:sz="4" w:space="0" w:color="auto"/>
              <w:right w:val="single" w:sz="4" w:space="0" w:color="auto"/>
            </w:tcBorders>
            <w:vAlign w:val="center"/>
          </w:tcPr>
          <w:p w14:paraId="7972B62E"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Sexo</w:t>
            </w:r>
          </w:p>
        </w:tc>
        <w:tc>
          <w:tcPr>
            <w:tcW w:w="5415" w:type="dxa"/>
            <w:tcBorders>
              <w:top w:val="single" w:sz="4" w:space="0" w:color="auto"/>
              <w:left w:val="single" w:sz="4" w:space="0" w:color="auto"/>
              <w:bottom w:val="single" w:sz="4" w:space="0" w:color="auto"/>
            </w:tcBorders>
          </w:tcPr>
          <w:p w14:paraId="40C40B4E"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sexo del paciente</w:t>
            </w:r>
          </w:p>
        </w:tc>
      </w:tr>
      <w:tr w:rsidR="0090016C" w:rsidRPr="00BF16C3" w14:paraId="5D609C87"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6348CC39"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8</w:t>
            </w:r>
          </w:p>
        </w:tc>
        <w:tc>
          <w:tcPr>
            <w:tcW w:w="3943" w:type="dxa"/>
            <w:tcBorders>
              <w:top w:val="single" w:sz="4" w:space="0" w:color="auto"/>
              <w:left w:val="single" w:sz="4" w:space="0" w:color="auto"/>
              <w:bottom w:val="single" w:sz="4" w:space="0" w:color="auto"/>
              <w:right w:val="single" w:sz="4" w:space="0" w:color="auto"/>
            </w:tcBorders>
            <w:vAlign w:val="center"/>
          </w:tcPr>
          <w:p w14:paraId="7ACF9AC5"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Edad</w:t>
            </w:r>
          </w:p>
        </w:tc>
        <w:tc>
          <w:tcPr>
            <w:tcW w:w="5415" w:type="dxa"/>
            <w:tcBorders>
              <w:top w:val="single" w:sz="4" w:space="0" w:color="auto"/>
              <w:left w:val="single" w:sz="4" w:space="0" w:color="auto"/>
              <w:bottom w:val="single" w:sz="4" w:space="0" w:color="auto"/>
            </w:tcBorders>
          </w:tcPr>
          <w:p w14:paraId="09715F45"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edad del paciente</w:t>
            </w:r>
          </w:p>
        </w:tc>
      </w:tr>
      <w:tr w:rsidR="0090016C" w:rsidRPr="00BF16C3" w14:paraId="61A30BFA"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E61C54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9</w:t>
            </w:r>
          </w:p>
        </w:tc>
        <w:tc>
          <w:tcPr>
            <w:tcW w:w="3943" w:type="dxa"/>
            <w:tcBorders>
              <w:top w:val="single" w:sz="4" w:space="0" w:color="auto"/>
              <w:left w:val="single" w:sz="4" w:space="0" w:color="auto"/>
              <w:bottom w:val="single" w:sz="4" w:space="0" w:color="auto"/>
              <w:right w:val="single" w:sz="4" w:space="0" w:color="auto"/>
            </w:tcBorders>
            <w:vAlign w:val="center"/>
          </w:tcPr>
          <w:p w14:paraId="67DB0824"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Expediente</w:t>
            </w:r>
          </w:p>
        </w:tc>
        <w:tc>
          <w:tcPr>
            <w:tcW w:w="5415" w:type="dxa"/>
            <w:tcBorders>
              <w:top w:val="single" w:sz="4" w:space="0" w:color="auto"/>
              <w:left w:val="single" w:sz="4" w:space="0" w:color="auto"/>
              <w:bottom w:val="single" w:sz="4" w:space="0" w:color="auto"/>
            </w:tcBorders>
          </w:tcPr>
          <w:p w14:paraId="58D43FDE"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RFC del trabajado</w:t>
            </w:r>
            <w:r w:rsidR="00342C05">
              <w:rPr>
                <w:rFonts w:ascii="Montserrat" w:eastAsia="Times New Roman" w:hAnsi="Montserrat" w:cs="Arial"/>
                <w:bCs/>
                <w:sz w:val="20"/>
                <w:szCs w:val="20"/>
                <w:lang w:eastAsia="es-ES"/>
              </w:rPr>
              <w:t>r</w:t>
            </w:r>
            <w:r w:rsidRPr="00BF16C3">
              <w:rPr>
                <w:rFonts w:ascii="Montserrat" w:eastAsia="Times New Roman" w:hAnsi="Montserrat" w:cs="Arial"/>
                <w:bCs/>
                <w:sz w:val="20"/>
                <w:szCs w:val="20"/>
                <w:lang w:eastAsia="es-ES"/>
              </w:rPr>
              <w:t xml:space="preserve"> con la diagonal indicando el beneficiario del trabajador (esposa, hijo, etc.)</w:t>
            </w:r>
          </w:p>
        </w:tc>
      </w:tr>
      <w:tr w:rsidR="0090016C" w:rsidRPr="00BF16C3" w14:paraId="32179869"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70F57FA"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10</w:t>
            </w:r>
          </w:p>
        </w:tc>
        <w:tc>
          <w:tcPr>
            <w:tcW w:w="3943" w:type="dxa"/>
            <w:tcBorders>
              <w:top w:val="single" w:sz="4" w:space="0" w:color="auto"/>
              <w:left w:val="single" w:sz="4" w:space="0" w:color="auto"/>
              <w:bottom w:val="single" w:sz="4" w:space="0" w:color="auto"/>
              <w:right w:val="single" w:sz="4" w:space="0" w:color="auto"/>
            </w:tcBorders>
            <w:vAlign w:val="center"/>
          </w:tcPr>
          <w:p w14:paraId="32AEE9B6"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Teléfono</w:t>
            </w:r>
          </w:p>
        </w:tc>
        <w:tc>
          <w:tcPr>
            <w:tcW w:w="5415" w:type="dxa"/>
            <w:tcBorders>
              <w:top w:val="single" w:sz="4" w:space="0" w:color="auto"/>
              <w:left w:val="single" w:sz="4" w:space="0" w:color="auto"/>
              <w:bottom w:val="single" w:sz="4" w:space="0" w:color="auto"/>
            </w:tcBorders>
          </w:tcPr>
          <w:p w14:paraId="7B48C76D"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número telefónico del paciente para que </w:t>
            </w:r>
            <w:proofErr w:type="gramStart"/>
            <w:r w:rsidRPr="00BF16C3">
              <w:rPr>
                <w:rFonts w:ascii="Montserrat" w:eastAsia="Times New Roman" w:hAnsi="Montserrat" w:cs="Arial"/>
                <w:bCs/>
                <w:sz w:val="20"/>
                <w:szCs w:val="20"/>
                <w:lang w:eastAsia="es-ES"/>
              </w:rPr>
              <w:t>se  contacte</w:t>
            </w:r>
            <w:proofErr w:type="gramEnd"/>
          </w:p>
        </w:tc>
      </w:tr>
      <w:tr w:rsidR="0090016C" w:rsidRPr="00BF16C3" w14:paraId="5C5F27EF"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E3EB8B4"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11</w:t>
            </w:r>
          </w:p>
        </w:tc>
        <w:tc>
          <w:tcPr>
            <w:tcW w:w="3943" w:type="dxa"/>
            <w:tcBorders>
              <w:top w:val="single" w:sz="4" w:space="0" w:color="auto"/>
              <w:left w:val="single" w:sz="4" w:space="0" w:color="auto"/>
              <w:bottom w:val="single" w:sz="4" w:space="0" w:color="auto"/>
              <w:right w:val="single" w:sz="4" w:space="0" w:color="auto"/>
            </w:tcBorders>
            <w:vAlign w:val="center"/>
          </w:tcPr>
          <w:p w14:paraId="5740B2F2"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Unidad receptora</w:t>
            </w:r>
          </w:p>
        </w:tc>
        <w:tc>
          <w:tcPr>
            <w:tcW w:w="5415" w:type="dxa"/>
            <w:tcBorders>
              <w:top w:val="single" w:sz="4" w:space="0" w:color="auto"/>
              <w:left w:val="single" w:sz="4" w:space="0" w:color="auto"/>
              <w:bottom w:val="single" w:sz="4" w:space="0" w:color="auto"/>
            </w:tcBorders>
          </w:tcPr>
          <w:p w14:paraId="681DDAC8"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 la unidad médica receptora</w:t>
            </w:r>
          </w:p>
        </w:tc>
      </w:tr>
      <w:tr w:rsidR="0090016C" w:rsidRPr="00BF16C3" w14:paraId="3B4400EB"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98BF0A3"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12</w:t>
            </w:r>
          </w:p>
        </w:tc>
        <w:tc>
          <w:tcPr>
            <w:tcW w:w="3943" w:type="dxa"/>
            <w:tcBorders>
              <w:top w:val="single" w:sz="4" w:space="0" w:color="auto"/>
              <w:left w:val="single" w:sz="4" w:space="0" w:color="auto"/>
              <w:bottom w:val="single" w:sz="4" w:space="0" w:color="auto"/>
              <w:right w:val="single" w:sz="4" w:space="0" w:color="auto"/>
            </w:tcBorders>
            <w:vAlign w:val="center"/>
          </w:tcPr>
          <w:p w14:paraId="189B7DE0"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w:t>
            </w:r>
          </w:p>
        </w:tc>
        <w:tc>
          <w:tcPr>
            <w:tcW w:w="5415" w:type="dxa"/>
            <w:tcBorders>
              <w:top w:val="single" w:sz="4" w:space="0" w:color="auto"/>
              <w:left w:val="single" w:sz="4" w:space="0" w:color="auto"/>
              <w:bottom w:val="single" w:sz="4" w:space="0" w:color="auto"/>
            </w:tcBorders>
          </w:tcPr>
          <w:p w14:paraId="2038B9FE"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clave presupuestal de la unidad receptora.</w:t>
            </w:r>
          </w:p>
        </w:tc>
      </w:tr>
      <w:tr w:rsidR="0090016C" w:rsidRPr="00BF16C3" w14:paraId="266356AC"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3AE40153"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13</w:t>
            </w:r>
          </w:p>
        </w:tc>
        <w:tc>
          <w:tcPr>
            <w:tcW w:w="3943" w:type="dxa"/>
            <w:tcBorders>
              <w:top w:val="single" w:sz="4" w:space="0" w:color="auto"/>
              <w:left w:val="single" w:sz="4" w:space="0" w:color="auto"/>
              <w:bottom w:val="single" w:sz="4" w:space="0" w:color="auto"/>
              <w:right w:val="single" w:sz="4" w:space="0" w:color="auto"/>
            </w:tcBorders>
            <w:vAlign w:val="center"/>
          </w:tcPr>
          <w:p w14:paraId="5813B1B4"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El paciente se refiere a</w:t>
            </w:r>
          </w:p>
        </w:tc>
        <w:tc>
          <w:tcPr>
            <w:tcW w:w="5415" w:type="dxa"/>
            <w:tcBorders>
              <w:top w:val="single" w:sz="4" w:space="0" w:color="auto"/>
              <w:left w:val="single" w:sz="4" w:space="0" w:color="auto"/>
              <w:bottom w:val="single" w:sz="4" w:space="0" w:color="auto"/>
            </w:tcBorders>
          </w:tcPr>
          <w:p w14:paraId="06953D75"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si se refiere a consulta externa, hospitalización, urgencias, telemedicina u estudios de diagnóstico</w:t>
            </w:r>
          </w:p>
        </w:tc>
      </w:tr>
      <w:tr w:rsidR="0090016C" w:rsidRPr="00BF16C3" w14:paraId="27FA0D24"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C00BB8E"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14</w:t>
            </w:r>
          </w:p>
        </w:tc>
        <w:tc>
          <w:tcPr>
            <w:tcW w:w="3943" w:type="dxa"/>
            <w:tcBorders>
              <w:top w:val="single" w:sz="4" w:space="0" w:color="auto"/>
              <w:left w:val="single" w:sz="4" w:space="0" w:color="auto"/>
              <w:bottom w:val="single" w:sz="4" w:space="0" w:color="auto"/>
              <w:right w:val="single" w:sz="4" w:space="0" w:color="auto"/>
            </w:tcBorders>
            <w:vAlign w:val="center"/>
          </w:tcPr>
          <w:p w14:paraId="532823D5"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Número de traslados en el año</w:t>
            </w:r>
          </w:p>
        </w:tc>
        <w:tc>
          <w:tcPr>
            <w:tcW w:w="5415" w:type="dxa"/>
            <w:tcBorders>
              <w:top w:val="single" w:sz="4" w:space="0" w:color="auto"/>
              <w:left w:val="single" w:sz="4" w:space="0" w:color="auto"/>
              <w:bottom w:val="single" w:sz="4" w:space="0" w:color="auto"/>
            </w:tcBorders>
          </w:tcPr>
          <w:p w14:paraId="45F375C6"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traslados que lleva en el año</w:t>
            </w:r>
          </w:p>
        </w:tc>
      </w:tr>
      <w:tr w:rsidR="0090016C" w:rsidRPr="00BF16C3" w14:paraId="42B49AE5"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3ED6DA3F"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15</w:t>
            </w:r>
          </w:p>
        </w:tc>
        <w:tc>
          <w:tcPr>
            <w:tcW w:w="3943" w:type="dxa"/>
            <w:tcBorders>
              <w:top w:val="single" w:sz="4" w:space="0" w:color="auto"/>
              <w:left w:val="single" w:sz="4" w:space="0" w:color="auto"/>
              <w:bottom w:val="single" w:sz="4" w:space="0" w:color="auto"/>
              <w:right w:val="single" w:sz="4" w:space="0" w:color="auto"/>
            </w:tcBorders>
            <w:vAlign w:val="center"/>
          </w:tcPr>
          <w:p w14:paraId="537F7741"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Servicio</w:t>
            </w:r>
          </w:p>
        </w:tc>
        <w:tc>
          <w:tcPr>
            <w:tcW w:w="5415" w:type="dxa"/>
            <w:tcBorders>
              <w:top w:val="single" w:sz="4" w:space="0" w:color="auto"/>
              <w:left w:val="single" w:sz="4" w:space="0" w:color="auto"/>
              <w:bottom w:val="single" w:sz="4" w:space="0" w:color="auto"/>
            </w:tcBorders>
          </w:tcPr>
          <w:p w14:paraId="5C0EE6AE"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al servicio al que va el paciente</w:t>
            </w:r>
          </w:p>
        </w:tc>
      </w:tr>
      <w:tr w:rsidR="0090016C" w:rsidRPr="00BF16C3" w14:paraId="54548B22"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5A71C6F"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16</w:t>
            </w:r>
          </w:p>
        </w:tc>
        <w:tc>
          <w:tcPr>
            <w:tcW w:w="3943" w:type="dxa"/>
            <w:tcBorders>
              <w:top w:val="single" w:sz="4" w:space="0" w:color="auto"/>
              <w:left w:val="single" w:sz="4" w:space="0" w:color="auto"/>
              <w:bottom w:val="single" w:sz="4" w:space="0" w:color="auto"/>
              <w:right w:val="single" w:sz="4" w:space="0" w:color="auto"/>
            </w:tcBorders>
            <w:vAlign w:val="center"/>
          </w:tcPr>
          <w:p w14:paraId="16FA8E9E"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Tipo de traslado</w:t>
            </w:r>
          </w:p>
        </w:tc>
        <w:tc>
          <w:tcPr>
            <w:tcW w:w="5415" w:type="dxa"/>
            <w:tcBorders>
              <w:top w:val="single" w:sz="4" w:space="0" w:color="auto"/>
              <w:left w:val="single" w:sz="4" w:space="0" w:color="auto"/>
              <w:bottom w:val="single" w:sz="4" w:space="0" w:color="auto"/>
            </w:tcBorders>
          </w:tcPr>
          <w:p w14:paraId="253DF108"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si el tipo de traslado es de primero vez o subsecuente</w:t>
            </w:r>
          </w:p>
        </w:tc>
      </w:tr>
      <w:tr w:rsidR="0090016C" w:rsidRPr="00BF16C3" w14:paraId="761D9FC0"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A6A7F47"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17</w:t>
            </w:r>
          </w:p>
        </w:tc>
        <w:tc>
          <w:tcPr>
            <w:tcW w:w="3943" w:type="dxa"/>
            <w:tcBorders>
              <w:top w:val="single" w:sz="4" w:space="0" w:color="auto"/>
              <w:left w:val="single" w:sz="4" w:space="0" w:color="auto"/>
              <w:bottom w:val="single" w:sz="4" w:space="0" w:color="auto"/>
              <w:right w:val="single" w:sz="4" w:space="0" w:color="auto"/>
            </w:tcBorders>
            <w:vAlign w:val="center"/>
          </w:tcPr>
          <w:p w14:paraId="72A19E28"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Fecha de la cita</w:t>
            </w:r>
          </w:p>
        </w:tc>
        <w:tc>
          <w:tcPr>
            <w:tcW w:w="5415" w:type="dxa"/>
            <w:tcBorders>
              <w:top w:val="single" w:sz="4" w:space="0" w:color="auto"/>
              <w:left w:val="single" w:sz="4" w:space="0" w:color="auto"/>
              <w:bottom w:val="single" w:sz="4" w:space="0" w:color="auto"/>
            </w:tcBorders>
          </w:tcPr>
          <w:p w14:paraId="3D3D5CCB"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fecha y hora de la cita</w:t>
            </w:r>
          </w:p>
        </w:tc>
      </w:tr>
      <w:tr w:rsidR="0090016C" w:rsidRPr="00BF16C3" w14:paraId="653D6A56"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698677F1"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18</w:t>
            </w:r>
          </w:p>
        </w:tc>
        <w:tc>
          <w:tcPr>
            <w:tcW w:w="3943" w:type="dxa"/>
            <w:tcBorders>
              <w:top w:val="single" w:sz="4" w:space="0" w:color="auto"/>
              <w:left w:val="single" w:sz="4" w:space="0" w:color="auto"/>
              <w:bottom w:val="single" w:sz="4" w:space="0" w:color="auto"/>
              <w:right w:val="single" w:sz="4" w:space="0" w:color="auto"/>
            </w:tcBorders>
            <w:vAlign w:val="center"/>
          </w:tcPr>
          <w:p w14:paraId="66B447AB"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Presentación del caso</w:t>
            </w:r>
          </w:p>
        </w:tc>
        <w:tc>
          <w:tcPr>
            <w:tcW w:w="5415" w:type="dxa"/>
            <w:tcBorders>
              <w:top w:val="single" w:sz="4" w:space="0" w:color="auto"/>
              <w:left w:val="single" w:sz="4" w:space="0" w:color="auto"/>
              <w:bottom w:val="single" w:sz="4" w:space="0" w:color="auto"/>
            </w:tcBorders>
          </w:tcPr>
          <w:p w14:paraId="2D2E5346"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hace una descripción de los antecedentes y diagnóstico del paciente</w:t>
            </w:r>
          </w:p>
        </w:tc>
      </w:tr>
      <w:tr w:rsidR="0090016C" w:rsidRPr="00BF16C3" w14:paraId="05566E44"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00255125"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19</w:t>
            </w:r>
          </w:p>
        </w:tc>
        <w:tc>
          <w:tcPr>
            <w:tcW w:w="3943" w:type="dxa"/>
            <w:tcBorders>
              <w:top w:val="single" w:sz="4" w:space="0" w:color="auto"/>
              <w:left w:val="single" w:sz="4" w:space="0" w:color="auto"/>
              <w:bottom w:val="single" w:sz="4" w:space="0" w:color="auto"/>
              <w:right w:val="single" w:sz="4" w:space="0" w:color="auto"/>
            </w:tcBorders>
            <w:vAlign w:val="center"/>
          </w:tcPr>
          <w:p w14:paraId="32A69B22"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Resultados de laboratorio y gabinete</w:t>
            </w:r>
          </w:p>
        </w:tc>
        <w:tc>
          <w:tcPr>
            <w:tcW w:w="5415" w:type="dxa"/>
            <w:tcBorders>
              <w:top w:val="single" w:sz="4" w:space="0" w:color="auto"/>
              <w:left w:val="single" w:sz="4" w:space="0" w:color="auto"/>
              <w:bottom w:val="single" w:sz="4" w:space="0" w:color="auto"/>
            </w:tcBorders>
          </w:tcPr>
          <w:p w14:paraId="3C9A4504"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escriben los resultados de laboratorio y gabinete</w:t>
            </w:r>
          </w:p>
        </w:tc>
      </w:tr>
      <w:tr w:rsidR="0090016C" w:rsidRPr="00BF16C3" w14:paraId="65592697"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FD0E8F0"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20</w:t>
            </w:r>
          </w:p>
        </w:tc>
        <w:tc>
          <w:tcPr>
            <w:tcW w:w="3943" w:type="dxa"/>
            <w:tcBorders>
              <w:top w:val="single" w:sz="4" w:space="0" w:color="auto"/>
              <w:left w:val="single" w:sz="4" w:space="0" w:color="auto"/>
              <w:bottom w:val="single" w:sz="4" w:space="0" w:color="auto"/>
              <w:right w:val="single" w:sz="4" w:space="0" w:color="auto"/>
            </w:tcBorders>
            <w:vAlign w:val="center"/>
          </w:tcPr>
          <w:p w14:paraId="6C852EE7"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Licencia médica otorgada</w:t>
            </w:r>
          </w:p>
        </w:tc>
        <w:tc>
          <w:tcPr>
            <w:tcW w:w="5415" w:type="dxa"/>
            <w:tcBorders>
              <w:top w:val="single" w:sz="4" w:space="0" w:color="auto"/>
              <w:left w:val="single" w:sz="4" w:space="0" w:color="auto"/>
              <w:bottom w:val="single" w:sz="4" w:space="0" w:color="auto"/>
            </w:tcBorders>
          </w:tcPr>
          <w:p w14:paraId="4C654D74"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fecha de inicio de la licencia médica y termino de la misma</w:t>
            </w:r>
          </w:p>
        </w:tc>
      </w:tr>
      <w:tr w:rsidR="0090016C" w:rsidRPr="00BF16C3" w14:paraId="6EB805C4"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82A6BB0"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21</w:t>
            </w:r>
          </w:p>
        </w:tc>
        <w:tc>
          <w:tcPr>
            <w:tcW w:w="3943" w:type="dxa"/>
            <w:tcBorders>
              <w:top w:val="single" w:sz="4" w:space="0" w:color="auto"/>
              <w:left w:val="single" w:sz="4" w:space="0" w:color="auto"/>
              <w:bottom w:val="single" w:sz="4" w:space="0" w:color="auto"/>
              <w:right w:val="single" w:sz="4" w:space="0" w:color="auto"/>
            </w:tcBorders>
            <w:vAlign w:val="center"/>
          </w:tcPr>
          <w:p w14:paraId="7E7209F0"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Referenciado por</w:t>
            </w:r>
          </w:p>
        </w:tc>
        <w:tc>
          <w:tcPr>
            <w:tcW w:w="5415" w:type="dxa"/>
            <w:tcBorders>
              <w:top w:val="single" w:sz="4" w:space="0" w:color="auto"/>
              <w:left w:val="single" w:sz="4" w:space="0" w:color="auto"/>
              <w:bottom w:val="single" w:sz="4" w:space="0" w:color="auto"/>
            </w:tcBorders>
          </w:tcPr>
          <w:p w14:paraId="77F43591"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porque motivo se otorgó la licencia médica</w:t>
            </w:r>
          </w:p>
        </w:tc>
      </w:tr>
      <w:tr w:rsidR="0090016C" w:rsidRPr="00BF16C3" w14:paraId="6C023F30"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4C2276B"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22</w:t>
            </w:r>
          </w:p>
        </w:tc>
        <w:tc>
          <w:tcPr>
            <w:tcW w:w="3943" w:type="dxa"/>
            <w:tcBorders>
              <w:top w:val="single" w:sz="4" w:space="0" w:color="auto"/>
              <w:left w:val="single" w:sz="4" w:space="0" w:color="auto"/>
              <w:bottom w:val="single" w:sz="4" w:space="0" w:color="auto"/>
              <w:right w:val="single" w:sz="4" w:space="0" w:color="auto"/>
            </w:tcBorders>
            <w:vAlign w:val="center"/>
          </w:tcPr>
          <w:p w14:paraId="476EE70C"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Médico tratante</w:t>
            </w:r>
          </w:p>
        </w:tc>
        <w:tc>
          <w:tcPr>
            <w:tcW w:w="5415" w:type="dxa"/>
            <w:tcBorders>
              <w:top w:val="single" w:sz="4" w:space="0" w:color="auto"/>
              <w:left w:val="single" w:sz="4" w:space="0" w:color="auto"/>
              <w:bottom w:val="single" w:sz="4" w:space="0" w:color="auto"/>
            </w:tcBorders>
          </w:tcPr>
          <w:p w14:paraId="04A29386"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y firma del médico tratante</w:t>
            </w:r>
          </w:p>
        </w:tc>
      </w:tr>
      <w:tr w:rsidR="0090016C" w:rsidRPr="00BF16C3" w14:paraId="7289EF51"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D3F0787"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23</w:t>
            </w:r>
          </w:p>
        </w:tc>
        <w:tc>
          <w:tcPr>
            <w:tcW w:w="3943" w:type="dxa"/>
            <w:tcBorders>
              <w:top w:val="single" w:sz="4" w:space="0" w:color="auto"/>
              <w:left w:val="single" w:sz="4" w:space="0" w:color="auto"/>
              <w:bottom w:val="single" w:sz="4" w:space="0" w:color="auto"/>
              <w:right w:val="single" w:sz="4" w:space="0" w:color="auto"/>
            </w:tcBorders>
            <w:vAlign w:val="center"/>
          </w:tcPr>
          <w:p w14:paraId="66109FE1"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Vo. Bo. </w:t>
            </w:r>
            <w:proofErr w:type="gramStart"/>
            <w:r w:rsidRPr="00BF16C3">
              <w:rPr>
                <w:rFonts w:ascii="Montserrat" w:eastAsia="Times New Roman" w:hAnsi="Montserrat" w:cs="Arial"/>
                <w:bCs/>
                <w:sz w:val="20"/>
                <w:szCs w:val="20"/>
                <w:lang w:eastAsia="es-ES"/>
              </w:rPr>
              <w:t>Jefe</w:t>
            </w:r>
            <w:proofErr w:type="gramEnd"/>
            <w:r w:rsidRPr="00BF16C3">
              <w:rPr>
                <w:rFonts w:ascii="Montserrat" w:eastAsia="Times New Roman" w:hAnsi="Montserrat" w:cs="Arial"/>
                <w:bCs/>
                <w:sz w:val="20"/>
                <w:szCs w:val="20"/>
                <w:lang w:eastAsia="es-ES"/>
              </w:rPr>
              <w:t xml:space="preserve"> inmediato</w:t>
            </w:r>
          </w:p>
        </w:tc>
        <w:tc>
          <w:tcPr>
            <w:tcW w:w="5415" w:type="dxa"/>
            <w:tcBorders>
              <w:top w:val="single" w:sz="4" w:space="0" w:color="auto"/>
              <w:left w:val="single" w:sz="4" w:space="0" w:color="auto"/>
              <w:bottom w:val="single" w:sz="4" w:space="0" w:color="auto"/>
            </w:tcBorders>
          </w:tcPr>
          <w:p w14:paraId="26D272C6"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visto bueno del jefe inmediato</w:t>
            </w:r>
          </w:p>
        </w:tc>
      </w:tr>
      <w:tr w:rsidR="0090016C" w:rsidRPr="00BF16C3" w14:paraId="4DC44551"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30AEEB04"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24</w:t>
            </w:r>
          </w:p>
        </w:tc>
        <w:tc>
          <w:tcPr>
            <w:tcW w:w="3943" w:type="dxa"/>
            <w:tcBorders>
              <w:top w:val="single" w:sz="4" w:space="0" w:color="auto"/>
              <w:left w:val="single" w:sz="4" w:space="0" w:color="auto"/>
              <w:bottom w:val="single" w:sz="4" w:space="0" w:color="auto"/>
              <w:right w:val="single" w:sz="4" w:space="0" w:color="auto"/>
            </w:tcBorders>
            <w:vAlign w:val="center"/>
          </w:tcPr>
          <w:p w14:paraId="417AC435"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Sello de la unidad médica</w:t>
            </w:r>
          </w:p>
        </w:tc>
        <w:tc>
          <w:tcPr>
            <w:tcW w:w="5415" w:type="dxa"/>
            <w:tcBorders>
              <w:top w:val="single" w:sz="4" w:space="0" w:color="auto"/>
              <w:left w:val="single" w:sz="4" w:space="0" w:color="auto"/>
              <w:bottom w:val="single" w:sz="4" w:space="0" w:color="auto"/>
            </w:tcBorders>
          </w:tcPr>
          <w:p w14:paraId="1DC5F13C"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pone el sello de la unidad médica emisora</w:t>
            </w:r>
          </w:p>
        </w:tc>
      </w:tr>
      <w:tr w:rsidR="0090016C" w:rsidRPr="00BF16C3" w14:paraId="7D6B4466"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7DA408F1"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25</w:t>
            </w:r>
          </w:p>
        </w:tc>
        <w:tc>
          <w:tcPr>
            <w:tcW w:w="3943" w:type="dxa"/>
            <w:tcBorders>
              <w:top w:val="single" w:sz="4" w:space="0" w:color="auto"/>
              <w:left w:val="single" w:sz="4" w:space="0" w:color="auto"/>
              <w:bottom w:val="single" w:sz="4" w:space="0" w:color="auto"/>
              <w:right w:val="single" w:sz="4" w:space="0" w:color="auto"/>
            </w:tcBorders>
            <w:vAlign w:val="center"/>
          </w:tcPr>
          <w:p w14:paraId="18F8018F"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 de traslado</w:t>
            </w:r>
          </w:p>
        </w:tc>
        <w:tc>
          <w:tcPr>
            <w:tcW w:w="5415" w:type="dxa"/>
            <w:tcBorders>
              <w:top w:val="single" w:sz="4" w:space="0" w:color="auto"/>
              <w:left w:val="single" w:sz="4" w:space="0" w:color="auto"/>
              <w:bottom w:val="single" w:sz="4" w:space="0" w:color="auto"/>
            </w:tcBorders>
          </w:tcPr>
          <w:p w14:paraId="7D609619"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código de traslado (opcional)</w:t>
            </w:r>
          </w:p>
        </w:tc>
      </w:tr>
      <w:tr w:rsidR="0090016C" w:rsidRPr="00BF16C3" w14:paraId="3AB8ACA6"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172BFF0F"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26</w:t>
            </w:r>
          </w:p>
        </w:tc>
        <w:tc>
          <w:tcPr>
            <w:tcW w:w="3943" w:type="dxa"/>
            <w:tcBorders>
              <w:top w:val="single" w:sz="4" w:space="0" w:color="auto"/>
              <w:left w:val="single" w:sz="4" w:space="0" w:color="auto"/>
              <w:bottom w:val="single" w:sz="4" w:space="0" w:color="auto"/>
              <w:right w:val="single" w:sz="4" w:space="0" w:color="auto"/>
            </w:tcBorders>
            <w:vAlign w:val="center"/>
          </w:tcPr>
          <w:p w14:paraId="0DE49B9F"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director</w:t>
            </w:r>
          </w:p>
        </w:tc>
        <w:tc>
          <w:tcPr>
            <w:tcW w:w="5415" w:type="dxa"/>
            <w:tcBorders>
              <w:top w:val="single" w:sz="4" w:space="0" w:color="auto"/>
              <w:left w:val="single" w:sz="4" w:space="0" w:color="auto"/>
              <w:bottom w:val="single" w:sz="4" w:space="0" w:color="auto"/>
            </w:tcBorders>
          </w:tcPr>
          <w:p w14:paraId="1632ECF2"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y firma del director de la unidad</w:t>
            </w:r>
          </w:p>
        </w:tc>
      </w:tr>
      <w:tr w:rsidR="0090016C" w:rsidRPr="00BF16C3" w14:paraId="0B404822" w14:textId="77777777" w:rsidTr="00C10003">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9C420A3"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27</w:t>
            </w:r>
          </w:p>
        </w:tc>
        <w:tc>
          <w:tcPr>
            <w:tcW w:w="3943" w:type="dxa"/>
            <w:tcBorders>
              <w:top w:val="single" w:sz="4" w:space="0" w:color="auto"/>
              <w:left w:val="single" w:sz="4" w:space="0" w:color="auto"/>
              <w:bottom w:val="single" w:sz="4" w:space="0" w:color="auto"/>
              <w:right w:val="single" w:sz="4" w:space="0" w:color="auto"/>
            </w:tcBorders>
            <w:vAlign w:val="center"/>
          </w:tcPr>
          <w:p w14:paraId="5425003B"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w:t>
            </w:r>
          </w:p>
        </w:tc>
        <w:tc>
          <w:tcPr>
            <w:tcW w:w="5415" w:type="dxa"/>
            <w:tcBorders>
              <w:top w:val="single" w:sz="4" w:space="0" w:color="auto"/>
              <w:left w:val="single" w:sz="4" w:space="0" w:color="auto"/>
              <w:bottom w:val="single" w:sz="4" w:space="0" w:color="auto"/>
            </w:tcBorders>
          </w:tcPr>
          <w:p w14:paraId="2A86AA4E"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y firma del paciente y o familiar</w:t>
            </w:r>
          </w:p>
        </w:tc>
      </w:tr>
    </w:tbl>
    <w:p w14:paraId="3C1BF301" w14:textId="77777777" w:rsidR="0090016C" w:rsidRPr="00BF16C3" w:rsidRDefault="0090016C" w:rsidP="0090016C">
      <w:pPr>
        <w:rPr>
          <w:rFonts w:ascii="Montserrat" w:hAnsi="Montserrat" w:cs="Arial"/>
        </w:rPr>
      </w:pPr>
    </w:p>
    <w:p w14:paraId="17463F1D" w14:textId="77777777" w:rsidR="0090016C" w:rsidRPr="00BF16C3" w:rsidRDefault="0090016C" w:rsidP="0090016C">
      <w:pPr>
        <w:rPr>
          <w:rFonts w:ascii="Montserrat" w:hAnsi="Montserrat" w:cs="Arial"/>
        </w:rPr>
      </w:pPr>
    </w:p>
    <w:p w14:paraId="7CEFF587" w14:textId="77777777" w:rsidR="00932DD0" w:rsidRPr="00BF16C3" w:rsidRDefault="00932DD0" w:rsidP="0090016C">
      <w:pPr>
        <w:pStyle w:val="Ttulo1"/>
        <w:tabs>
          <w:tab w:val="left" w:pos="284"/>
        </w:tabs>
        <w:ind w:hanging="763"/>
        <w:rPr>
          <w:rFonts w:eastAsia="Times New Roman" w:cstheme="minorBidi"/>
          <w:b w:val="0"/>
          <w:bCs w:val="0"/>
          <w:color w:val="000000" w:themeColor="dark1"/>
          <w:kern w:val="24"/>
          <w:sz w:val="14"/>
          <w:szCs w:val="14"/>
          <w:lang w:eastAsia="es-MX"/>
        </w:rPr>
      </w:pPr>
    </w:p>
    <w:p w14:paraId="1CAB2C83" w14:textId="77777777" w:rsidR="00932DD0" w:rsidRPr="00BF16C3" w:rsidRDefault="00932DD0" w:rsidP="00C10003">
      <w:pPr>
        <w:pStyle w:val="Ttulo1"/>
        <w:tabs>
          <w:tab w:val="left" w:pos="284"/>
        </w:tabs>
        <w:ind w:left="0"/>
        <w:rPr>
          <w:rFonts w:eastAsia="Times New Roman" w:cstheme="minorBidi"/>
          <w:b w:val="0"/>
          <w:bCs w:val="0"/>
          <w:color w:val="000000" w:themeColor="dark1"/>
          <w:kern w:val="24"/>
          <w:sz w:val="14"/>
          <w:szCs w:val="14"/>
          <w:lang w:eastAsia="es-MX"/>
        </w:rPr>
      </w:pPr>
    </w:p>
    <w:p w14:paraId="6DD769CA" w14:textId="77777777" w:rsidR="0090016C" w:rsidRPr="00BF16C3" w:rsidRDefault="0090016C" w:rsidP="0090016C">
      <w:pPr>
        <w:pStyle w:val="Ttulo1"/>
        <w:tabs>
          <w:tab w:val="left" w:pos="284"/>
        </w:tabs>
        <w:ind w:hanging="763"/>
        <w:rPr>
          <w:rFonts w:cs="Arial"/>
          <w:sz w:val="20"/>
          <w:szCs w:val="20"/>
        </w:rPr>
      </w:pPr>
      <w:r w:rsidRPr="00BF16C3">
        <w:rPr>
          <w:rFonts w:eastAsiaTheme="minorHAnsi" w:cstheme="minorBidi"/>
          <w:b w:val="0"/>
          <w:bCs w:val="0"/>
          <w:noProof/>
          <w:sz w:val="22"/>
          <w:szCs w:val="22"/>
          <w:lang w:eastAsia="es-MX"/>
        </w:rPr>
        <mc:AlternateContent>
          <mc:Choice Requires="wpg">
            <w:drawing>
              <wp:anchor distT="0" distB="0" distL="114300" distR="114300" simplePos="0" relativeHeight="251661312" behindDoc="0" locked="0" layoutInCell="1" allowOverlap="1" wp14:anchorId="0835D0FC" wp14:editId="23C76BD6">
                <wp:simplePos x="0" y="0"/>
                <wp:positionH relativeFrom="column">
                  <wp:posOffset>-69037</wp:posOffset>
                </wp:positionH>
                <wp:positionV relativeFrom="paragraph">
                  <wp:posOffset>167996</wp:posOffset>
                </wp:positionV>
                <wp:extent cx="6315075" cy="6753225"/>
                <wp:effectExtent l="0" t="0" r="9525" b="9525"/>
                <wp:wrapNone/>
                <wp:docPr id="163" name="Grupo 2"/>
                <wp:cNvGraphicFramePr/>
                <a:graphic xmlns:a="http://schemas.openxmlformats.org/drawingml/2006/main">
                  <a:graphicData uri="http://schemas.microsoft.com/office/word/2010/wordprocessingGroup">
                    <wpg:wgp>
                      <wpg:cNvGrpSpPr/>
                      <wpg:grpSpPr>
                        <a:xfrm>
                          <a:off x="0" y="0"/>
                          <a:ext cx="6315075" cy="6753225"/>
                          <a:chOff x="0" y="0"/>
                          <a:chExt cx="4849480" cy="6086180"/>
                        </a:xfrm>
                      </wpg:grpSpPr>
                      <pic:pic xmlns:pic="http://schemas.openxmlformats.org/drawingml/2006/picture">
                        <pic:nvPicPr>
                          <pic:cNvPr id="164" name="Imagen 164"/>
                          <pic:cNvPicPr>
                            <a:picLocks noChangeAspect="1"/>
                          </pic:cNvPicPr>
                        </pic:nvPicPr>
                        <pic:blipFill rotWithShape="1">
                          <a:blip r:embed="rId11" cstate="print">
                            <a:extLst>
                              <a:ext uri="{28A0092B-C50C-407E-A947-70E740481C1C}">
                                <a14:useLocalDpi xmlns:a14="http://schemas.microsoft.com/office/drawing/2010/main" val="0"/>
                              </a:ext>
                            </a:extLst>
                          </a:blip>
                          <a:srcRect t="5737" b="5737"/>
                          <a:stretch/>
                        </pic:blipFill>
                        <pic:spPr>
                          <a:xfrm>
                            <a:off x="0" y="14989"/>
                            <a:ext cx="4849480" cy="6071191"/>
                          </a:xfrm>
                          <a:prstGeom prst="rect">
                            <a:avLst/>
                          </a:prstGeom>
                        </pic:spPr>
                      </pic:pic>
                      <wpg:grpSp>
                        <wpg:cNvPr id="165" name="Grupo 165"/>
                        <wpg:cNvGrpSpPr/>
                        <wpg:grpSpPr>
                          <a:xfrm>
                            <a:off x="742873" y="0"/>
                            <a:ext cx="3857064" cy="5398484"/>
                            <a:chOff x="742873" y="0"/>
                            <a:chExt cx="3857064" cy="5398484"/>
                          </a:xfrm>
                        </wpg:grpSpPr>
                        <wpg:grpSp>
                          <wpg:cNvPr id="166" name="Grupo 166"/>
                          <wpg:cNvGrpSpPr/>
                          <wpg:grpSpPr>
                            <a:xfrm>
                              <a:off x="964435" y="1031771"/>
                              <a:ext cx="3635502" cy="4366713"/>
                              <a:chOff x="964435" y="1031771"/>
                              <a:chExt cx="3635502" cy="4366713"/>
                            </a:xfrm>
                          </wpg:grpSpPr>
                          <wps:wsp>
                            <wps:cNvPr id="167" name="Elipse 167"/>
                            <wps:cNvSpPr/>
                            <wps:spPr>
                              <a:xfrm>
                                <a:off x="3406069" y="1084936"/>
                                <a:ext cx="417973" cy="295083"/>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73D18D2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Elipse 168"/>
                            <wps:cNvSpPr/>
                            <wps:spPr>
                              <a:xfrm>
                                <a:off x="1179199" y="1335246"/>
                                <a:ext cx="404064" cy="241110"/>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36DAD14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9" name="Elipse 169"/>
                            <wps:cNvSpPr/>
                            <wps:spPr>
                              <a:xfrm>
                                <a:off x="1128553" y="1928170"/>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7C8D3810"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Elipse 170"/>
                            <wps:cNvSpPr/>
                            <wps:spPr>
                              <a:xfrm>
                                <a:off x="4162072" y="1031771"/>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0DB4D49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1" name="Elipse 171"/>
                            <wps:cNvSpPr/>
                            <wps:spPr>
                              <a:xfrm>
                                <a:off x="1596418" y="1513565"/>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23F9C3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Elipse 172"/>
                            <wps:cNvSpPr/>
                            <wps:spPr>
                              <a:xfrm>
                                <a:off x="4111514" y="1576356"/>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70C4A01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Elipse 173"/>
                            <wps:cNvSpPr/>
                            <wps:spPr>
                              <a:xfrm>
                                <a:off x="964435" y="4922920"/>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0564131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Elipse 174"/>
                            <wps:cNvSpPr/>
                            <wps:spPr>
                              <a:xfrm>
                                <a:off x="3273958" y="5015890"/>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22F3989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5" name="Elipse 175"/>
                            <wps:cNvSpPr/>
                            <wps:spPr>
                              <a:xfrm>
                                <a:off x="1026916" y="4341223"/>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6BC96686"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Elipse 176"/>
                            <wps:cNvSpPr/>
                            <wps:spPr>
                              <a:xfrm>
                                <a:off x="2233673" y="5095009"/>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47A32B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Elipse 177"/>
                            <wps:cNvSpPr/>
                            <wps:spPr>
                              <a:xfrm>
                                <a:off x="2491697" y="4619445"/>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3732E60"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78" name="Elipse 178"/>
                          <wps:cNvSpPr/>
                          <wps:spPr>
                            <a:xfrm>
                              <a:off x="4211753" y="0"/>
                              <a:ext cx="376555" cy="233644"/>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EA5104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Elipse 179"/>
                          <wps:cNvSpPr/>
                          <wps:spPr>
                            <a:xfrm>
                              <a:off x="3337181" y="154898"/>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2CBC346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Elipse 180"/>
                          <wps:cNvSpPr/>
                          <wps:spPr>
                            <a:xfrm>
                              <a:off x="1010735" y="478415"/>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0203753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1" name="Elipse 181"/>
                          <wps:cNvSpPr/>
                          <wps:spPr>
                            <a:xfrm>
                              <a:off x="742873" y="800806"/>
                              <a:ext cx="437865" cy="243963"/>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819517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Elipse 182"/>
                          <wps:cNvSpPr/>
                          <wps:spPr>
                            <a:xfrm>
                              <a:off x="4153207" y="667035"/>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523DE94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3" name="Elipse 183"/>
                          <wps:cNvSpPr/>
                          <wps:spPr>
                            <a:xfrm>
                              <a:off x="3572431" y="818289"/>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175F24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Elipse 184"/>
                          <wps:cNvSpPr/>
                          <wps:spPr>
                            <a:xfrm>
                              <a:off x="2047438" y="1136008"/>
                              <a:ext cx="437865" cy="303475"/>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7316D48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5" name="Elipse 185"/>
                          <wps:cNvSpPr/>
                          <wps:spPr>
                            <a:xfrm>
                              <a:off x="1384447" y="991252"/>
                              <a:ext cx="365178" cy="261023"/>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252D5AE3"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Elipse 186"/>
                          <wps:cNvSpPr/>
                          <wps:spPr>
                            <a:xfrm>
                              <a:off x="802036" y="1136008"/>
                              <a:ext cx="395933" cy="244011"/>
                            </a:xfrm>
                            <a:prstGeom prst="ellipse">
                              <a:avLst/>
                            </a:prstGeom>
                            <a:ln>
                              <a:solidFill>
                                <a:srgbClr val="FF0000"/>
                              </a:solidFill>
                            </a:ln>
                          </wps:spPr>
                          <wps:style>
                            <a:lnRef idx="2">
                              <a:schemeClr val="dk1"/>
                            </a:lnRef>
                            <a:fillRef idx="1">
                              <a:schemeClr val="lt1"/>
                            </a:fillRef>
                            <a:effectRef idx="0">
                              <a:schemeClr val="dk1"/>
                            </a:effectRef>
                            <a:fontRef idx="minor">
                              <a:schemeClr val="dk1"/>
                            </a:fontRef>
                          </wps:style>
                          <wps:txbx>
                            <w:txbxContent>
                              <w:p w14:paraId="4193F85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835D0FC" id="Grupo 2" o:spid="_x0000_s1056" style="position:absolute;left:0;text-align:left;margin-left:-5.45pt;margin-top:13.25pt;width:497.25pt;height:531.75pt;z-index:251661312;mso-width-relative:margin;mso-height-relative:margin" coordsize="48494,6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">
                <v:shape id="Imagen 164" o:spid="_x0000_s1057" type="#_x0000_t75" style="position:absolute;top:149;width:48494;height:60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">
                  <v:imagedata r:id="rId12" o:title="" croptop="3760f" cropbottom="3760f"/>
                </v:shape>
                <v:group id="Grupo 165" o:spid="_x0000_s1058" style="position:absolute;left:7428;width:38571;height:53984" coordorigin="7428" coordsize="38570,5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upo 166" o:spid="_x0000_s1059" style="position:absolute;left:9644;top:10317;width:36355;height:43667" coordorigin="9644,10317" coordsize="36355,43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oval id="Elipse 167" o:spid="_x0000_s1060" style="position:absolute;left:34060;top:10849;width:4180;height:29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" fillcolor="white [3201]" strokecolor="red" strokeweight="2pt">
                      <v:textbox>
                        <w:txbxContent>
                          <w:p w14:paraId="73D18D2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10</w:t>
                            </w:r>
                          </w:p>
                        </w:txbxContent>
                      </v:textbox>
                    </v:oval>
                    <v:oval id="Elipse 168" o:spid="_x0000_s1061" style="position:absolute;left:11791;top:13352;width:4041;height:24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" fillcolor="white [3201]" strokecolor="red" strokeweight="2pt">
                      <v:textbox>
                        <w:txbxContent>
                          <w:p w14:paraId="36DAD14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12</w:t>
                            </w:r>
                          </w:p>
                        </w:txbxContent>
                      </v:textbox>
                    </v:oval>
                    <v:oval id="Elipse 169" o:spid="_x0000_s1062" style="position:absolute;left:11285;top:19281;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" fillcolor="white [3201]" strokecolor="red" strokeweight="2pt">
                      <v:textbox>
                        <w:txbxContent>
                          <w:p w14:paraId="7C8D3810"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15</w:t>
                            </w:r>
                          </w:p>
                        </w:txbxContent>
                      </v:textbox>
                    </v:oval>
                    <v:oval id="Elipse 170" o:spid="_x0000_s1063" style="position:absolute;left:41620;top:10317;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" fillcolor="white [3201]" strokecolor="red" strokeweight="2pt">
                      <v:textbox>
                        <w:txbxContent>
                          <w:p w14:paraId="0DB4D49F"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11</w:t>
                            </w:r>
                          </w:p>
                        </w:txbxContent>
                      </v:textbox>
                    </v:oval>
                    <v:oval id="Elipse 171" o:spid="_x0000_s1064" style="position:absolute;left:15964;top:15135;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" fillcolor="white [3201]" strokecolor="red" strokeweight="2pt">
                      <v:textbox>
                        <w:txbxContent>
                          <w:p w14:paraId="523F9C34"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13</w:t>
                            </w:r>
                          </w:p>
                        </w:txbxContent>
                      </v:textbox>
                    </v:oval>
                    <v:oval id="Elipse 172" o:spid="_x0000_s1065" style="position:absolute;left:41115;top:15763;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" fillcolor="white [3201]" strokecolor="red" strokeweight="2pt">
                      <v:textbox>
                        <w:txbxContent>
                          <w:p w14:paraId="70C4A01A"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14</w:t>
                            </w:r>
                          </w:p>
                        </w:txbxContent>
                      </v:textbox>
                    </v:oval>
                    <v:oval id="Elipse 173" o:spid="_x0000_s1066" style="position:absolute;left:9644;top:49229;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" fillcolor="white [3201]" strokecolor="red" strokeweight="2pt">
                      <v:textbox>
                        <w:txbxContent>
                          <w:p w14:paraId="0564131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17</w:t>
                            </w:r>
                          </w:p>
                        </w:txbxContent>
                      </v:textbox>
                    </v:oval>
                    <v:oval id="Elipse 174" o:spid="_x0000_s1067" style="position:absolute;left:32739;top:50158;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" fillcolor="white [3201]" strokecolor="red" strokeweight="2pt">
                      <v:textbox>
                        <w:txbxContent>
                          <w:p w14:paraId="22F3989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19</w:t>
                            </w:r>
                          </w:p>
                        </w:txbxContent>
                      </v:textbox>
                    </v:oval>
                    <v:oval id="Elipse 175" o:spid="_x0000_s1068" style="position:absolute;left:10269;top:43412;width:4378;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" fillcolor="white [3201]" strokecolor="red" strokeweight="2pt">
                      <v:textbox>
                        <w:txbxContent>
                          <w:p w14:paraId="6BC96686"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16</w:t>
                            </w:r>
                          </w:p>
                        </w:txbxContent>
                      </v:textbox>
                    </v:oval>
                    <v:oval id="Elipse 176" o:spid="_x0000_s1069" style="position:absolute;left:22336;top:50950;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" fillcolor="white [3201]" strokecolor="red" strokeweight="2pt">
                      <v:textbox>
                        <w:txbxContent>
                          <w:p w14:paraId="47A32B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18</w:t>
                            </w:r>
                          </w:p>
                        </w:txbxContent>
                      </v:textbox>
                    </v:oval>
                    <v:oval id="Elipse 177" o:spid="_x0000_s1070" style="position:absolute;left:24916;top:46194;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" fillcolor="white [3201]" strokecolor="red" strokeweight="2pt">
                      <v:textbox>
                        <w:txbxContent>
                          <w:p w14:paraId="53732E60"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20</w:t>
                            </w:r>
                          </w:p>
                        </w:txbxContent>
                      </v:textbox>
                    </v:oval>
                  </v:group>
                  <v:oval id="Elipse 178" o:spid="_x0000_s1071" style="position:absolute;left:42117;width:3766;height:23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" fillcolor="white [3201]" strokecolor="red" strokeweight="2pt">
                    <v:textbox>
                      <w:txbxContent>
                        <w:p w14:paraId="5EA5104C"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1</w:t>
                          </w:r>
                        </w:p>
                      </w:txbxContent>
                    </v:textbox>
                  </v:oval>
                  <v:oval id="Elipse 179" o:spid="_x0000_s1072" style="position:absolute;left:33371;top:1548;width:4379;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" fillcolor="white [3201]" strokecolor="red" strokeweight="2pt">
                    <v:textbox>
                      <w:txbxContent>
                        <w:p w14:paraId="2CBC346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2</w:t>
                          </w:r>
                        </w:p>
                      </w:txbxContent>
                    </v:textbox>
                  </v:oval>
                  <v:oval id="Elipse 180" o:spid="_x0000_s1073" style="position:absolute;left:10107;top:4784;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" fillcolor="white [3201]" strokecolor="red" strokeweight="2pt">
                    <v:textbox>
                      <w:txbxContent>
                        <w:p w14:paraId="0203753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3</w:t>
                          </w:r>
                        </w:p>
                      </w:txbxContent>
                    </v:textbox>
                  </v:oval>
                  <v:oval id="Elipse 181" o:spid="_x0000_s1074" style="position:absolute;left:7428;top:8008;width:4379;height:2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" fillcolor="white [3201]" strokecolor="red" strokeweight="2pt">
                    <v:textbox>
                      <w:txbxContent>
                        <w:p w14:paraId="58195177"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5</w:t>
                          </w:r>
                        </w:p>
                      </w:txbxContent>
                    </v:textbox>
                  </v:oval>
                  <v:oval id="Elipse 182" o:spid="_x0000_s1075" style="position:absolute;left:41532;top:6670;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" fillcolor="white [3201]" strokecolor="red" strokeweight="2pt">
                    <v:textbox>
                      <w:txbxContent>
                        <w:p w14:paraId="523DE94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4</w:t>
                          </w:r>
                        </w:p>
                      </w:txbxContent>
                    </v:textbox>
                  </v:oval>
                  <v:oval id="Elipse 183" o:spid="_x0000_s1076" style="position:absolute;left:35724;top:8182;width:4378;height:3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" fillcolor="white [3201]" strokecolor="red" strokeweight="2pt">
                    <v:textbox>
                      <w:txbxContent>
                        <w:p w14:paraId="175F24FD"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6</w:t>
                          </w:r>
                        </w:p>
                      </w:txbxContent>
                    </v:textbox>
                  </v:oval>
                  <v:oval id="Elipse 184" o:spid="_x0000_s1077" style="position:absolute;left:20474;top:11360;width:4379;height:3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" fillcolor="white [3201]" strokecolor="red" strokeweight="2pt">
                    <v:textbox>
                      <w:txbxContent>
                        <w:p w14:paraId="7316D481"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9</w:t>
                          </w:r>
                        </w:p>
                      </w:txbxContent>
                    </v:textbox>
                  </v:oval>
                  <v:oval id="Elipse 185" o:spid="_x0000_s1078" style="position:absolute;left:13844;top:9912;width:3652;height:2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" fillcolor="white [3201]" strokecolor="red" strokeweight="2pt">
                    <v:textbox>
                      <w:txbxContent>
                        <w:p w14:paraId="252D5AE3"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7</w:t>
                          </w:r>
                        </w:p>
                      </w:txbxContent>
                    </v:textbox>
                  </v:oval>
                  <v:oval id="Elipse 186" o:spid="_x0000_s1079" style="position:absolute;left:8020;top:11360;width:3959;height:2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" fillcolor="white [3201]" strokecolor="red" strokeweight="2pt">
                    <v:textbox>
                      <w:txbxContent>
                        <w:p w14:paraId="4193F858" w14:textId="77777777" w:rsidR="00BB0B7A" w:rsidRDefault="00BB0B7A" w:rsidP="0090016C">
                          <w:pPr>
                            <w:pStyle w:val="NormalWeb"/>
                            <w:spacing w:before="0" w:beforeAutospacing="0" w:after="0" w:afterAutospacing="0"/>
                            <w:jc w:val="center"/>
                          </w:pPr>
                          <w:r>
                            <w:rPr>
                              <w:rFonts w:asciiTheme="minorHAnsi" w:hAnsi="Calibri" w:cstheme="minorBidi"/>
                              <w:color w:val="000000" w:themeColor="dark1"/>
                              <w:kern w:val="24"/>
                              <w:sz w:val="14"/>
                              <w:szCs w:val="14"/>
                            </w:rPr>
                            <w:t>8</w:t>
                          </w:r>
                        </w:p>
                      </w:txbxContent>
                    </v:textbox>
                  </v:oval>
                </v:group>
              </v:group>
            </w:pict>
          </mc:Fallback>
        </mc:AlternateContent>
      </w:r>
      <w:r w:rsidRPr="00BF16C3">
        <w:rPr>
          <w:rFonts w:cs="Arial"/>
          <w:sz w:val="20"/>
          <w:szCs w:val="20"/>
        </w:rPr>
        <w:t>Anexo 2. SM1-17 Formato de Contrarreferencia</w:t>
      </w:r>
    </w:p>
    <w:p w14:paraId="7C02602B" w14:textId="77777777" w:rsidR="0090016C" w:rsidRPr="00BF16C3" w:rsidRDefault="0090016C" w:rsidP="0090016C">
      <w:pPr>
        <w:pStyle w:val="Ttulo1"/>
        <w:tabs>
          <w:tab w:val="left" w:pos="284"/>
        </w:tabs>
        <w:ind w:hanging="763"/>
        <w:rPr>
          <w:rFonts w:cs="Arial"/>
          <w:sz w:val="20"/>
          <w:szCs w:val="20"/>
        </w:rPr>
      </w:pPr>
    </w:p>
    <w:p w14:paraId="02304025" w14:textId="77777777" w:rsidR="0090016C" w:rsidRPr="00BF16C3" w:rsidRDefault="0090016C" w:rsidP="0090016C">
      <w:pPr>
        <w:pStyle w:val="Ttulo1"/>
        <w:tabs>
          <w:tab w:val="left" w:pos="284"/>
        </w:tabs>
        <w:ind w:hanging="763"/>
        <w:rPr>
          <w:rFonts w:cs="Arial"/>
          <w:sz w:val="20"/>
          <w:szCs w:val="20"/>
        </w:rPr>
      </w:pPr>
    </w:p>
    <w:p w14:paraId="10197BEC" w14:textId="77777777" w:rsidR="0090016C" w:rsidRPr="00BF16C3" w:rsidRDefault="0090016C" w:rsidP="0090016C">
      <w:pPr>
        <w:pStyle w:val="Ttulo1"/>
        <w:tabs>
          <w:tab w:val="left" w:pos="284"/>
        </w:tabs>
        <w:ind w:hanging="763"/>
        <w:rPr>
          <w:rFonts w:cs="Arial"/>
          <w:sz w:val="20"/>
          <w:szCs w:val="20"/>
        </w:rPr>
      </w:pPr>
    </w:p>
    <w:p w14:paraId="3CB3D438" w14:textId="77777777" w:rsidR="0090016C" w:rsidRPr="00BF16C3" w:rsidRDefault="0090016C" w:rsidP="0090016C">
      <w:pPr>
        <w:pStyle w:val="Ttulo1"/>
        <w:tabs>
          <w:tab w:val="left" w:pos="284"/>
        </w:tabs>
        <w:ind w:hanging="763"/>
        <w:rPr>
          <w:rFonts w:cs="Arial"/>
          <w:sz w:val="20"/>
          <w:szCs w:val="20"/>
        </w:rPr>
      </w:pPr>
    </w:p>
    <w:p w14:paraId="59E13DC3" w14:textId="77777777" w:rsidR="0090016C" w:rsidRPr="00BF16C3" w:rsidRDefault="0090016C" w:rsidP="0090016C">
      <w:pPr>
        <w:pStyle w:val="Ttulo1"/>
        <w:tabs>
          <w:tab w:val="left" w:pos="284"/>
        </w:tabs>
        <w:ind w:hanging="763"/>
        <w:rPr>
          <w:rFonts w:cs="Arial"/>
          <w:sz w:val="20"/>
          <w:szCs w:val="20"/>
        </w:rPr>
      </w:pPr>
    </w:p>
    <w:p w14:paraId="310B3E61" w14:textId="77777777" w:rsidR="0090016C" w:rsidRPr="00BF16C3" w:rsidRDefault="0090016C" w:rsidP="0090016C">
      <w:pPr>
        <w:pStyle w:val="Ttulo1"/>
        <w:tabs>
          <w:tab w:val="left" w:pos="284"/>
        </w:tabs>
        <w:ind w:hanging="763"/>
        <w:rPr>
          <w:rFonts w:cs="Arial"/>
          <w:sz w:val="20"/>
          <w:szCs w:val="20"/>
        </w:rPr>
      </w:pPr>
    </w:p>
    <w:p w14:paraId="1764CF3B" w14:textId="77777777" w:rsidR="0090016C" w:rsidRPr="00BF16C3" w:rsidRDefault="0090016C" w:rsidP="0090016C">
      <w:pPr>
        <w:rPr>
          <w:rFonts w:ascii="Montserrat" w:hAnsi="Montserrat" w:cs="Arial"/>
          <w:sz w:val="20"/>
          <w:szCs w:val="20"/>
        </w:rPr>
      </w:pPr>
      <w:r w:rsidRPr="00BF16C3">
        <w:rPr>
          <w:rFonts w:ascii="Montserrat" w:hAnsi="Montserrat" w:cs="Arial"/>
          <w:sz w:val="20"/>
          <w:szCs w:val="20"/>
        </w:rPr>
        <w:br w:type="page"/>
      </w:r>
    </w:p>
    <w:tbl>
      <w:tblPr>
        <w:tblpPr w:leftFromText="141" w:rightFromText="141" w:vertAnchor="text" w:horzAnchor="margin" w:tblpXSpec="center" w:tblpY="276"/>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3"/>
        <w:gridCol w:w="4116"/>
        <w:gridCol w:w="5197"/>
      </w:tblGrid>
      <w:tr w:rsidR="0090016C" w:rsidRPr="00BF16C3" w14:paraId="3AE15309" w14:textId="77777777" w:rsidTr="00397404">
        <w:trPr>
          <w:trHeight w:val="451"/>
        </w:trPr>
        <w:tc>
          <w:tcPr>
            <w:tcW w:w="4566" w:type="dxa"/>
            <w:gridSpan w:val="2"/>
            <w:vAlign w:val="center"/>
          </w:tcPr>
          <w:p w14:paraId="116EC28F"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lastRenderedPageBreak/>
              <w:t>Instructivo de llenado</w:t>
            </w:r>
          </w:p>
        </w:tc>
        <w:tc>
          <w:tcPr>
            <w:tcW w:w="5210" w:type="dxa"/>
            <w:vAlign w:val="center"/>
          </w:tcPr>
          <w:p w14:paraId="612A9D4C" w14:textId="77777777" w:rsidR="0090016C" w:rsidRPr="00BF16C3" w:rsidRDefault="0090016C" w:rsidP="00397404">
            <w:pPr>
              <w:tabs>
                <w:tab w:val="right" w:leader="dot" w:pos="9639"/>
              </w:tabs>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 del formato: SM1-17-Contrareferencia</w:t>
            </w:r>
          </w:p>
        </w:tc>
      </w:tr>
      <w:tr w:rsidR="0090016C" w:rsidRPr="00BF16C3" w14:paraId="7F074D71" w14:textId="77777777" w:rsidTr="00397404">
        <w:trPr>
          <w:trHeight w:val="251"/>
        </w:trPr>
        <w:tc>
          <w:tcPr>
            <w:tcW w:w="441" w:type="dxa"/>
            <w:tcBorders>
              <w:bottom w:val="single" w:sz="4" w:space="0" w:color="000000"/>
            </w:tcBorders>
            <w:vAlign w:val="center"/>
          </w:tcPr>
          <w:p w14:paraId="713B65B8"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p>
        </w:tc>
        <w:tc>
          <w:tcPr>
            <w:tcW w:w="4125" w:type="dxa"/>
            <w:tcBorders>
              <w:bottom w:val="single" w:sz="4" w:space="0" w:color="000000"/>
            </w:tcBorders>
            <w:vAlign w:val="center"/>
          </w:tcPr>
          <w:p w14:paraId="0EBA41C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Campo</w:t>
            </w:r>
          </w:p>
        </w:tc>
        <w:tc>
          <w:tcPr>
            <w:tcW w:w="5210" w:type="dxa"/>
            <w:tcBorders>
              <w:bottom w:val="single" w:sz="4" w:space="0" w:color="000000"/>
            </w:tcBorders>
            <w:vAlign w:val="center"/>
          </w:tcPr>
          <w:p w14:paraId="1A7B15F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Descripción</w:t>
            </w:r>
          </w:p>
        </w:tc>
      </w:tr>
      <w:tr w:rsidR="0090016C" w:rsidRPr="00BF16C3" w14:paraId="27C795BC" w14:textId="77777777" w:rsidTr="00397404">
        <w:trPr>
          <w:trHeight w:val="48"/>
        </w:trPr>
        <w:tc>
          <w:tcPr>
            <w:tcW w:w="441" w:type="dxa"/>
            <w:tcBorders>
              <w:left w:val="single" w:sz="4" w:space="0" w:color="auto"/>
              <w:bottom w:val="single" w:sz="4" w:space="0" w:color="auto"/>
              <w:right w:val="single" w:sz="4" w:space="0" w:color="auto"/>
            </w:tcBorders>
            <w:vAlign w:val="center"/>
          </w:tcPr>
          <w:p w14:paraId="5632F3A4"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w:t>
            </w:r>
          </w:p>
        </w:tc>
        <w:tc>
          <w:tcPr>
            <w:tcW w:w="4125" w:type="dxa"/>
            <w:tcBorders>
              <w:left w:val="single" w:sz="4" w:space="0" w:color="auto"/>
              <w:bottom w:val="single" w:sz="4" w:space="0" w:color="auto"/>
              <w:right w:val="single" w:sz="4" w:space="0" w:color="auto"/>
            </w:tcBorders>
            <w:vAlign w:val="center"/>
          </w:tcPr>
          <w:p w14:paraId="7BB9C3B3"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r w:rsidRPr="00BF16C3">
              <w:rPr>
                <w:rFonts w:ascii="Montserrat" w:eastAsia="Times New Roman" w:hAnsi="Montserrat" w:cs="Arial"/>
                <w:bCs/>
                <w:sz w:val="20"/>
                <w:szCs w:val="20"/>
                <w:lang w:eastAsia="es-ES"/>
              </w:rPr>
              <w:t xml:space="preserve"> de folio</w:t>
            </w:r>
          </w:p>
        </w:tc>
        <w:tc>
          <w:tcPr>
            <w:tcW w:w="5210" w:type="dxa"/>
            <w:tcBorders>
              <w:left w:val="single" w:sz="4" w:space="0" w:color="auto"/>
              <w:bottom w:val="single" w:sz="4" w:space="0" w:color="auto"/>
            </w:tcBorders>
          </w:tcPr>
          <w:p w14:paraId="2095A42A"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folio de la SM1-17-Contrareferencia que genera el sistema</w:t>
            </w:r>
          </w:p>
        </w:tc>
      </w:tr>
      <w:tr w:rsidR="0090016C" w:rsidRPr="00BF16C3" w14:paraId="44EE64F1" w14:textId="77777777" w:rsidTr="00397404">
        <w:trPr>
          <w:trHeight w:val="48"/>
        </w:trPr>
        <w:tc>
          <w:tcPr>
            <w:tcW w:w="441" w:type="dxa"/>
            <w:tcBorders>
              <w:left w:val="single" w:sz="4" w:space="0" w:color="auto"/>
              <w:bottom w:val="single" w:sz="4" w:space="0" w:color="auto"/>
              <w:right w:val="single" w:sz="4" w:space="0" w:color="auto"/>
            </w:tcBorders>
            <w:vAlign w:val="center"/>
          </w:tcPr>
          <w:p w14:paraId="2EC802CC"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w:t>
            </w:r>
          </w:p>
        </w:tc>
        <w:tc>
          <w:tcPr>
            <w:tcW w:w="4125" w:type="dxa"/>
            <w:tcBorders>
              <w:left w:val="single" w:sz="4" w:space="0" w:color="auto"/>
              <w:bottom w:val="single" w:sz="4" w:space="0" w:color="auto"/>
              <w:right w:val="single" w:sz="4" w:space="0" w:color="auto"/>
            </w:tcBorders>
            <w:vAlign w:val="center"/>
          </w:tcPr>
          <w:p w14:paraId="4A201A1C"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Fecha</w:t>
            </w:r>
          </w:p>
        </w:tc>
        <w:tc>
          <w:tcPr>
            <w:tcW w:w="5210" w:type="dxa"/>
            <w:tcBorders>
              <w:left w:val="single" w:sz="4" w:space="0" w:color="auto"/>
              <w:bottom w:val="single" w:sz="4" w:space="0" w:color="auto"/>
            </w:tcBorders>
          </w:tcPr>
          <w:p w14:paraId="4C968162"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fecha con el día, mes y año con la hora y minutos.</w:t>
            </w:r>
          </w:p>
        </w:tc>
      </w:tr>
      <w:tr w:rsidR="0090016C" w:rsidRPr="00BF16C3" w14:paraId="6C3C9492"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08A35150"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3</w:t>
            </w:r>
          </w:p>
        </w:tc>
        <w:tc>
          <w:tcPr>
            <w:tcW w:w="4125" w:type="dxa"/>
            <w:tcBorders>
              <w:top w:val="single" w:sz="4" w:space="0" w:color="auto"/>
              <w:left w:val="single" w:sz="4" w:space="0" w:color="auto"/>
              <w:bottom w:val="single" w:sz="4" w:space="0" w:color="auto"/>
              <w:right w:val="single" w:sz="4" w:space="0" w:color="auto"/>
            </w:tcBorders>
            <w:vAlign w:val="center"/>
          </w:tcPr>
          <w:p w14:paraId="7C7322C8"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Unidad que </w:t>
            </w:r>
            <w:proofErr w:type="spellStart"/>
            <w:r w:rsidRPr="00BF16C3">
              <w:rPr>
                <w:rFonts w:ascii="Montserrat" w:eastAsia="Times New Roman" w:hAnsi="Montserrat" w:cs="Arial"/>
                <w:bCs/>
                <w:sz w:val="20"/>
                <w:szCs w:val="20"/>
                <w:lang w:eastAsia="es-ES"/>
              </w:rPr>
              <w:t>contrarrefiere</w:t>
            </w:r>
            <w:proofErr w:type="spellEnd"/>
          </w:p>
        </w:tc>
        <w:tc>
          <w:tcPr>
            <w:tcW w:w="5210" w:type="dxa"/>
            <w:tcBorders>
              <w:top w:val="single" w:sz="4" w:space="0" w:color="auto"/>
              <w:left w:val="single" w:sz="4" w:space="0" w:color="auto"/>
              <w:bottom w:val="single" w:sz="4" w:space="0" w:color="auto"/>
            </w:tcBorders>
          </w:tcPr>
          <w:p w14:paraId="680A3FC0"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la unidad médica que </w:t>
            </w:r>
            <w:proofErr w:type="spellStart"/>
            <w:r w:rsidRPr="00BF16C3">
              <w:rPr>
                <w:rFonts w:ascii="Montserrat" w:eastAsia="Times New Roman" w:hAnsi="Montserrat" w:cs="Arial"/>
                <w:bCs/>
                <w:sz w:val="20"/>
                <w:szCs w:val="20"/>
                <w:lang w:eastAsia="es-ES"/>
              </w:rPr>
              <w:t>contrarrefiere</w:t>
            </w:r>
            <w:proofErr w:type="spellEnd"/>
          </w:p>
        </w:tc>
      </w:tr>
      <w:tr w:rsidR="0090016C" w:rsidRPr="00BF16C3" w14:paraId="2FFF4930"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6B1C8D7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4</w:t>
            </w:r>
          </w:p>
        </w:tc>
        <w:tc>
          <w:tcPr>
            <w:tcW w:w="4125" w:type="dxa"/>
            <w:tcBorders>
              <w:top w:val="single" w:sz="4" w:space="0" w:color="auto"/>
              <w:left w:val="single" w:sz="4" w:space="0" w:color="auto"/>
              <w:bottom w:val="single" w:sz="4" w:space="0" w:color="auto"/>
              <w:right w:val="single" w:sz="4" w:space="0" w:color="auto"/>
            </w:tcBorders>
            <w:vAlign w:val="center"/>
          </w:tcPr>
          <w:p w14:paraId="416CD657"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w:t>
            </w:r>
          </w:p>
        </w:tc>
        <w:tc>
          <w:tcPr>
            <w:tcW w:w="5210" w:type="dxa"/>
            <w:tcBorders>
              <w:top w:val="single" w:sz="4" w:space="0" w:color="auto"/>
              <w:left w:val="single" w:sz="4" w:space="0" w:color="auto"/>
              <w:bottom w:val="single" w:sz="4" w:space="0" w:color="auto"/>
            </w:tcBorders>
          </w:tcPr>
          <w:p w14:paraId="0767B109"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la clave presupuestal de la unidad médica que </w:t>
            </w:r>
            <w:proofErr w:type="spellStart"/>
            <w:r w:rsidRPr="00BF16C3">
              <w:rPr>
                <w:rFonts w:ascii="Montserrat" w:eastAsia="Times New Roman" w:hAnsi="Montserrat" w:cs="Arial"/>
                <w:bCs/>
                <w:sz w:val="20"/>
                <w:szCs w:val="20"/>
                <w:lang w:eastAsia="es-ES"/>
              </w:rPr>
              <w:t>contrarrefiere</w:t>
            </w:r>
            <w:proofErr w:type="spellEnd"/>
          </w:p>
        </w:tc>
      </w:tr>
      <w:tr w:rsidR="0090016C" w:rsidRPr="00BF16C3" w14:paraId="536E8015"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6FA782A3"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5</w:t>
            </w:r>
          </w:p>
        </w:tc>
        <w:tc>
          <w:tcPr>
            <w:tcW w:w="4125" w:type="dxa"/>
            <w:tcBorders>
              <w:top w:val="single" w:sz="4" w:space="0" w:color="auto"/>
              <w:left w:val="single" w:sz="4" w:space="0" w:color="auto"/>
              <w:bottom w:val="single" w:sz="4" w:space="0" w:color="auto"/>
              <w:right w:val="single" w:sz="4" w:space="0" w:color="auto"/>
            </w:tcBorders>
            <w:vAlign w:val="center"/>
          </w:tcPr>
          <w:p w14:paraId="084B9D01"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del paciente</w:t>
            </w:r>
          </w:p>
        </w:tc>
        <w:tc>
          <w:tcPr>
            <w:tcW w:w="5210" w:type="dxa"/>
            <w:tcBorders>
              <w:top w:val="single" w:sz="4" w:space="0" w:color="auto"/>
              <w:left w:val="single" w:sz="4" w:space="0" w:color="auto"/>
              <w:bottom w:val="single" w:sz="4" w:space="0" w:color="auto"/>
            </w:tcBorders>
          </w:tcPr>
          <w:p w14:paraId="57D2F785"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nombre del paciente que se está </w:t>
            </w:r>
            <w:proofErr w:type="spellStart"/>
            <w:r w:rsidRPr="00BF16C3">
              <w:rPr>
                <w:rFonts w:ascii="Montserrat" w:eastAsia="Times New Roman" w:hAnsi="Montserrat" w:cs="Arial"/>
                <w:bCs/>
                <w:sz w:val="20"/>
                <w:szCs w:val="20"/>
                <w:lang w:eastAsia="es-ES"/>
              </w:rPr>
              <w:t>contrarrefiriendo</w:t>
            </w:r>
            <w:proofErr w:type="spellEnd"/>
          </w:p>
        </w:tc>
      </w:tr>
      <w:tr w:rsidR="0090016C" w:rsidRPr="00BF16C3" w14:paraId="5D8FFC39"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51348C81"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6</w:t>
            </w:r>
          </w:p>
        </w:tc>
        <w:tc>
          <w:tcPr>
            <w:tcW w:w="4125" w:type="dxa"/>
            <w:tcBorders>
              <w:top w:val="single" w:sz="4" w:space="0" w:color="auto"/>
              <w:left w:val="single" w:sz="4" w:space="0" w:color="auto"/>
              <w:bottom w:val="single" w:sz="4" w:space="0" w:color="auto"/>
              <w:right w:val="single" w:sz="4" w:space="0" w:color="auto"/>
            </w:tcBorders>
            <w:vAlign w:val="center"/>
          </w:tcPr>
          <w:p w14:paraId="67FF19C3"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RFC del paciente</w:t>
            </w:r>
          </w:p>
        </w:tc>
        <w:tc>
          <w:tcPr>
            <w:tcW w:w="5210" w:type="dxa"/>
            <w:tcBorders>
              <w:top w:val="single" w:sz="4" w:space="0" w:color="auto"/>
              <w:left w:val="single" w:sz="4" w:space="0" w:color="auto"/>
              <w:bottom w:val="single" w:sz="4" w:space="0" w:color="auto"/>
            </w:tcBorders>
          </w:tcPr>
          <w:p w14:paraId="408C3311"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nombre del paciente que se está </w:t>
            </w:r>
            <w:proofErr w:type="spellStart"/>
            <w:r w:rsidRPr="00BF16C3">
              <w:rPr>
                <w:rFonts w:ascii="Montserrat" w:eastAsia="Times New Roman" w:hAnsi="Montserrat" w:cs="Arial"/>
                <w:bCs/>
                <w:sz w:val="20"/>
                <w:szCs w:val="20"/>
                <w:lang w:eastAsia="es-ES"/>
              </w:rPr>
              <w:t>contrarrefiriendo</w:t>
            </w:r>
            <w:proofErr w:type="spellEnd"/>
          </w:p>
        </w:tc>
      </w:tr>
      <w:tr w:rsidR="0090016C" w:rsidRPr="00BF16C3" w14:paraId="2F3C32DF"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77CC09DE"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7</w:t>
            </w:r>
          </w:p>
        </w:tc>
        <w:tc>
          <w:tcPr>
            <w:tcW w:w="4125" w:type="dxa"/>
            <w:tcBorders>
              <w:top w:val="single" w:sz="4" w:space="0" w:color="auto"/>
              <w:left w:val="single" w:sz="4" w:space="0" w:color="auto"/>
              <w:bottom w:val="single" w:sz="4" w:space="0" w:color="auto"/>
              <w:right w:val="single" w:sz="4" w:space="0" w:color="auto"/>
            </w:tcBorders>
            <w:vAlign w:val="center"/>
          </w:tcPr>
          <w:p w14:paraId="69A390D1"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Motivo de la contrarreferencia</w:t>
            </w:r>
          </w:p>
        </w:tc>
        <w:tc>
          <w:tcPr>
            <w:tcW w:w="5210" w:type="dxa"/>
            <w:tcBorders>
              <w:top w:val="single" w:sz="4" w:space="0" w:color="auto"/>
              <w:left w:val="single" w:sz="4" w:space="0" w:color="auto"/>
              <w:bottom w:val="single" w:sz="4" w:space="0" w:color="auto"/>
            </w:tcBorders>
          </w:tcPr>
          <w:p w14:paraId="42F795D7"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sexo del paciente</w:t>
            </w:r>
          </w:p>
        </w:tc>
      </w:tr>
      <w:tr w:rsidR="0090016C" w:rsidRPr="00BF16C3" w14:paraId="69986CE6"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33785FB7"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8</w:t>
            </w:r>
          </w:p>
        </w:tc>
        <w:tc>
          <w:tcPr>
            <w:tcW w:w="4125" w:type="dxa"/>
            <w:tcBorders>
              <w:top w:val="single" w:sz="4" w:space="0" w:color="auto"/>
              <w:left w:val="single" w:sz="4" w:space="0" w:color="auto"/>
              <w:bottom w:val="single" w:sz="4" w:space="0" w:color="auto"/>
              <w:right w:val="single" w:sz="4" w:space="0" w:color="auto"/>
            </w:tcBorders>
            <w:vAlign w:val="center"/>
          </w:tcPr>
          <w:p w14:paraId="2BFCCCFE"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proofErr w:type="gramStart"/>
            <w:r w:rsidRPr="00BF16C3">
              <w:rPr>
                <w:rFonts w:ascii="Montserrat" w:eastAsia="Times New Roman" w:hAnsi="Montserrat" w:cs="Arial"/>
                <w:bCs/>
                <w:sz w:val="20"/>
                <w:szCs w:val="20"/>
                <w:lang w:eastAsia="es-ES"/>
              </w:rPr>
              <w:t>Total</w:t>
            </w:r>
            <w:proofErr w:type="gramEnd"/>
            <w:r w:rsidRPr="00BF16C3">
              <w:rPr>
                <w:rFonts w:ascii="Montserrat" w:eastAsia="Times New Roman" w:hAnsi="Montserrat" w:cs="Arial"/>
                <w:bCs/>
                <w:sz w:val="20"/>
                <w:szCs w:val="20"/>
                <w:lang w:eastAsia="es-ES"/>
              </w:rPr>
              <w:t xml:space="preserve"> de interconsultas</w:t>
            </w:r>
          </w:p>
        </w:tc>
        <w:tc>
          <w:tcPr>
            <w:tcW w:w="5210" w:type="dxa"/>
            <w:tcBorders>
              <w:top w:val="single" w:sz="4" w:space="0" w:color="auto"/>
              <w:left w:val="single" w:sz="4" w:space="0" w:color="auto"/>
              <w:bottom w:val="single" w:sz="4" w:space="0" w:color="auto"/>
            </w:tcBorders>
          </w:tcPr>
          <w:p w14:paraId="1C50FA20"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w:t>
            </w:r>
            <w:proofErr w:type="gramStart"/>
            <w:r w:rsidRPr="00BF16C3">
              <w:rPr>
                <w:rFonts w:ascii="Montserrat" w:eastAsia="Times New Roman" w:hAnsi="Montserrat" w:cs="Arial"/>
                <w:bCs/>
                <w:sz w:val="20"/>
                <w:szCs w:val="20"/>
                <w:lang w:eastAsia="es-ES"/>
              </w:rPr>
              <w:t>total  de</w:t>
            </w:r>
            <w:proofErr w:type="gramEnd"/>
            <w:r w:rsidRPr="00BF16C3">
              <w:rPr>
                <w:rFonts w:ascii="Montserrat" w:eastAsia="Times New Roman" w:hAnsi="Montserrat" w:cs="Arial"/>
                <w:bCs/>
                <w:sz w:val="20"/>
                <w:szCs w:val="20"/>
                <w:lang w:eastAsia="es-ES"/>
              </w:rPr>
              <w:t xml:space="preserve"> interconsultas</w:t>
            </w:r>
          </w:p>
        </w:tc>
      </w:tr>
      <w:tr w:rsidR="0090016C" w:rsidRPr="00BF16C3" w14:paraId="59A818D2"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17969424"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9</w:t>
            </w:r>
          </w:p>
        </w:tc>
        <w:tc>
          <w:tcPr>
            <w:tcW w:w="4125" w:type="dxa"/>
            <w:tcBorders>
              <w:top w:val="single" w:sz="4" w:space="0" w:color="auto"/>
              <w:left w:val="single" w:sz="4" w:space="0" w:color="auto"/>
              <w:bottom w:val="single" w:sz="4" w:space="0" w:color="auto"/>
              <w:right w:val="single" w:sz="4" w:space="0" w:color="auto"/>
            </w:tcBorders>
            <w:vAlign w:val="center"/>
          </w:tcPr>
          <w:p w14:paraId="06BDE1BA"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proofErr w:type="gramStart"/>
            <w:r w:rsidRPr="00BF16C3">
              <w:rPr>
                <w:rFonts w:ascii="Montserrat" w:eastAsia="Times New Roman" w:hAnsi="Montserrat" w:cs="Arial"/>
                <w:bCs/>
                <w:sz w:val="20"/>
                <w:szCs w:val="20"/>
                <w:lang w:eastAsia="es-ES"/>
              </w:rPr>
              <w:t>Total</w:t>
            </w:r>
            <w:proofErr w:type="gramEnd"/>
            <w:r w:rsidRPr="00BF16C3">
              <w:rPr>
                <w:rFonts w:ascii="Montserrat" w:eastAsia="Times New Roman" w:hAnsi="Montserrat" w:cs="Arial"/>
                <w:bCs/>
                <w:sz w:val="20"/>
                <w:szCs w:val="20"/>
                <w:lang w:eastAsia="es-ES"/>
              </w:rPr>
              <w:t xml:space="preserve"> de consultas otorgadas</w:t>
            </w:r>
          </w:p>
        </w:tc>
        <w:tc>
          <w:tcPr>
            <w:tcW w:w="5210" w:type="dxa"/>
            <w:tcBorders>
              <w:top w:val="single" w:sz="4" w:space="0" w:color="auto"/>
              <w:left w:val="single" w:sz="4" w:space="0" w:color="auto"/>
              <w:bottom w:val="single" w:sz="4" w:space="0" w:color="auto"/>
            </w:tcBorders>
          </w:tcPr>
          <w:p w14:paraId="3D895C56"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total de consultas otorgadas</w:t>
            </w:r>
          </w:p>
        </w:tc>
      </w:tr>
      <w:tr w:rsidR="0090016C" w:rsidRPr="00BF16C3" w14:paraId="01EEBCD9"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20CD185E"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10</w:t>
            </w:r>
          </w:p>
        </w:tc>
        <w:tc>
          <w:tcPr>
            <w:tcW w:w="4125" w:type="dxa"/>
            <w:tcBorders>
              <w:top w:val="single" w:sz="4" w:space="0" w:color="auto"/>
              <w:left w:val="single" w:sz="4" w:space="0" w:color="auto"/>
              <w:bottom w:val="single" w:sz="4" w:space="0" w:color="auto"/>
              <w:right w:val="single" w:sz="4" w:space="0" w:color="auto"/>
            </w:tcBorders>
            <w:vAlign w:val="center"/>
          </w:tcPr>
          <w:p w14:paraId="772C8D16"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Diagnóstico de referencia</w:t>
            </w:r>
          </w:p>
        </w:tc>
        <w:tc>
          <w:tcPr>
            <w:tcW w:w="5210" w:type="dxa"/>
            <w:tcBorders>
              <w:top w:val="single" w:sz="4" w:space="0" w:color="auto"/>
              <w:left w:val="single" w:sz="4" w:space="0" w:color="auto"/>
              <w:bottom w:val="single" w:sz="4" w:space="0" w:color="auto"/>
            </w:tcBorders>
          </w:tcPr>
          <w:p w14:paraId="032D7504"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diagnóstico de la referencia</w:t>
            </w:r>
          </w:p>
        </w:tc>
      </w:tr>
      <w:tr w:rsidR="0090016C" w:rsidRPr="00BF16C3" w14:paraId="1E316BB7"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3ECF929F"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11</w:t>
            </w:r>
          </w:p>
        </w:tc>
        <w:tc>
          <w:tcPr>
            <w:tcW w:w="4125" w:type="dxa"/>
            <w:tcBorders>
              <w:top w:val="single" w:sz="4" w:space="0" w:color="auto"/>
              <w:left w:val="single" w:sz="4" w:space="0" w:color="auto"/>
              <w:bottom w:val="single" w:sz="4" w:space="0" w:color="auto"/>
              <w:right w:val="single" w:sz="4" w:space="0" w:color="auto"/>
            </w:tcBorders>
            <w:vAlign w:val="center"/>
          </w:tcPr>
          <w:p w14:paraId="3C38BAAB"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Congruencia con el diagnostico</w:t>
            </w:r>
          </w:p>
        </w:tc>
        <w:tc>
          <w:tcPr>
            <w:tcW w:w="5210" w:type="dxa"/>
            <w:tcBorders>
              <w:top w:val="single" w:sz="4" w:space="0" w:color="auto"/>
              <w:left w:val="single" w:sz="4" w:space="0" w:color="auto"/>
              <w:bottom w:val="single" w:sz="4" w:space="0" w:color="auto"/>
            </w:tcBorders>
          </w:tcPr>
          <w:p w14:paraId="675E0D4F"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si tuvo congruencia el diagnostico o no</w:t>
            </w:r>
          </w:p>
        </w:tc>
      </w:tr>
      <w:tr w:rsidR="0090016C" w:rsidRPr="00BF16C3" w14:paraId="4E9A6423"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68FE010D"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12</w:t>
            </w:r>
          </w:p>
        </w:tc>
        <w:tc>
          <w:tcPr>
            <w:tcW w:w="4125" w:type="dxa"/>
            <w:tcBorders>
              <w:top w:val="single" w:sz="4" w:space="0" w:color="auto"/>
              <w:left w:val="single" w:sz="4" w:space="0" w:color="auto"/>
              <w:bottom w:val="single" w:sz="4" w:space="0" w:color="auto"/>
              <w:right w:val="single" w:sz="4" w:space="0" w:color="auto"/>
            </w:tcBorders>
            <w:vAlign w:val="center"/>
          </w:tcPr>
          <w:p w14:paraId="737B4B0D"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Diagnóstico de la contrarreferencia</w:t>
            </w:r>
          </w:p>
        </w:tc>
        <w:tc>
          <w:tcPr>
            <w:tcW w:w="5210" w:type="dxa"/>
            <w:tcBorders>
              <w:top w:val="single" w:sz="4" w:space="0" w:color="auto"/>
              <w:left w:val="single" w:sz="4" w:space="0" w:color="auto"/>
              <w:bottom w:val="single" w:sz="4" w:space="0" w:color="auto"/>
            </w:tcBorders>
          </w:tcPr>
          <w:p w14:paraId="5BFB312D" w14:textId="77777777" w:rsidR="0090016C" w:rsidRPr="00BF16C3" w:rsidRDefault="0090016C" w:rsidP="00397404">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diagnóstico de la contrarreferencia.</w:t>
            </w:r>
          </w:p>
        </w:tc>
      </w:tr>
      <w:tr w:rsidR="0090016C" w:rsidRPr="00BF16C3" w14:paraId="4C4B73DE"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140075EC"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13</w:t>
            </w:r>
          </w:p>
        </w:tc>
        <w:tc>
          <w:tcPr>
            <w:tcW w:w="4125" w:type="dxa"/>
            <w:tcBorders>
              <w:top w:val="single" w:sz="4" w:space="0" w:color="auto"/>
              <w:left w:val="single" w:sz="4" w:space="0" w:color="auto"/>
              <w:bottom w:val="single" w:sz="4" w:space="0" w:color="auto"/>
              <w:right w:val="single" w:sz="4" w:space="0" w:color="auto"/>
            </w:tcBorders>
            <w:vAlign w:val="center"/>
          </w:tcPr>
          <w:p w14:paraId="70B8A517"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Unidad médica de adscripción del paciente</w:t>
            </w:r>
          </w:p>
        </w:tc>
        <w:tc>
          <w:tcPr>
            <w:tcW w:w="5210" w:type="dxa"/>
            <w:tcBorders>
              <w:top w:val="single" w:sz="4" w:space="0" w:color="auto"/>
              <w:left w:val="single" w:sz="4" w:space="0" w:color="auto"/>
              <w:bottom w:val="single" w:sz="4" w:space="0" w:color="auto"/>
            </w:tcBorders>
          </w:tcPr>
          <w:p w14:paraId="76A252B2"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unidad de adscripción del paciente</w:t>
            </w:r>
          </w:p>
        </w:tc>
      </w:tr>
      <w:tr w:rsidR="0090016C" w:rsidRPr="00BF16C3" w14:paraId="5BAE5562"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05A8F992"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14</w:t>
            </w:r>
          </w:p>
        </w:tc>
        <w:tc>
          <w:tcPr>
            <w:tcW w:w="4125" w:type="dxa"/>
            <w:tcBorders>
              <w:top w:val="single" w:sz="4" w:space="0" w:color="auto"/>
              <w:left w:val="single" w:sz="4" w:space="0" w:color="auto"/>
              <w:bottom w:val="single" w:sz="4" w:space="0" w:color="auto"/>
              <w:right w:val="single" w:sz="4" w:space="0" w:color="auto"/>
            </w:tcBorders>
            <w:vAlign w:val="center"/>
          </w:tcPr>
          <w:p w14:paraId="3E7B1B6C"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Clave</w:t>
            </w:r>
          </w:p>
        </w:tc>
        <w:tc>
          <w:tcPr>
            <w:tcW w:w="5210" w:type="dxa"/>
            <w:tcBorders>
              <w:top w:val="single" w:sz="4" w:space="0" w:color="auto"/>
              <w:left w:val="single" w:sz="4" w:space="0" w:color="auto"/>
              <w:bottom w:val="single" w:sz="4" w:space="0" w:color="auto"/>
            </w:tcBorders>
          </w:tcPr>
          <w:p w14:paraId="13D7DFB8"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 clave presupuestal de la unidad médica de adscripción del paciente</w:t>
            </w:r>
          </w:p>
        </w:tc>
      </w:tr>
      <w:tr w:rsidR="0090016C" w:rsidRPr="00BF16C3" w14:paraId="47859B0D"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4A0E6BA4"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15</w:t>
            </w:r>
          </w:p>
        </w:tc>
        <w:tc>
          <w:tcPr>
            <w:tcW w:w="4125" w:type="dxa"/>
            <w:tcBorders>
              <w:top w:val="single" w:sz="4" w:space="0" w:color="auto"/>
              <w:left w:val="single" w:sz="4" w:space="0" w:color="auto"/>
              <w:bottom w:val="single" w:sz="4" w:space="0" w:color="auto"/>
              <w:right w:val="single" w:sz="4" w:space="0" w:color="auto"/>
            </w:tcBorders>
            <w:vAlign w:val="center"/>
          </w:tcPr>
          <w:p w14:paraId="264440A8"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Informe médico del especialista tratante</w:t>
            </w:r>
          </w:p>
        </w:tc>
        <w:tc>
          <w:tcPr>
            <w:tcW w:w="5210" w:type="dxa"/>
            <w:tcBorders>
              <w:top w:val="single" w:sz="4" w:space="0" w:color="auto"/>
              <w:left w:val="single" w:sz="4" w:space="0" w:color="auto"/>
              <w:bottom w:val="single" w:sz="4" w:space="0" w:color="auto"/>
            </w:tcBorders>
          </w:tcPr>
          <w:p w14:paraId="23712AD9"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escriben los resultados de la valoración</w:t>
            </w:r>
          </w:p>
        </w:tc>
      </w:tr>
      <w:tr w:rsidR="0090016C" w:rsidRPr="00BF16C3" w14:paraId="6278562F"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6B9A21DA"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16</w:t>
            </w:r>
          </w:p>
        </w:tc>
        <w:tc>
          <w:tcPr>
            <w:tcW w:w="4125" w:type="dxa"/>
            <w:tcBorders>
              <w:top w:val="single" w:sz="4" w:space="0" w:color="auto"/>
              <w:left w:val="single" w:sz="4" w:space="0" w:color="auto"/>
              <w:bottom w:val="single" w:sz="4" w:space="0" w:color="auto"/>
              <w:right w:val="single" w:sz="4" w:space="0" w:color="auto"/>
            </w:tcBorders>
            <w:vAlign w:val="center"/>
          </w:tcPr>
          <w:p w14:paraId="1311AA20"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Indicaciones por seguir</w:t>
            </w:r>
          </w:p>
        </w:tc>
        <w:tc>
          <w:tcPr>
            <w:tcW w:w="5210" w:type="dxa"/>
            <w:tcBorders>
              <w:top w:val="single" w:sz="4" w:space="0" w:color="auto"/>
              <w:left w:val="single" w:sz="4" w:space="0" w:color="auto"/>
              <w:bottom w:val="single" w:sz="4" w:space="0" w:color="auto"/>
            </w:tcBorders>
          </w:tcPr>
          <w:p w14:paraId="27B83FE7"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las indicaciones que debe de llevar el paciente</w:t>
            </w:r>
          </w:p>
        </w:tc>
      </w:tr>
      <w:tr w:rsidR="0090016C" w:rsidRPr="00BF16C3" w14:paraId="46072392"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3D8F3E0A"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17</w:t>
            </w:r>
          </w:p>
        </w:tc>
        <w:tc>
          <w:tcPr>
            <w:tcW w:w="4125" w:type="dxa"/>
            <w:tcBorders>
              <w:top w:val="single" w:sz="4" w:space="0" w:color="auto"/>
              <w:left w:val="single" w:sz="4" w:space="0" w:color="auto"/>
              <w:bottom w:val="single" w:sz="4" w:space="0" w:color="auto"/>
              <w:right w:val="single" w:sz="4" w:space="0" w:color="auto"/>
            </w:tcBorders>
            <w:vAlign w:val="center"/>
          </w:tcPr>
          <w:p w14:paraId="3B4BCDDD"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 médico tratante</w:t>
            </w:r>
          </w:p>
        </w:tc>
        <w:tc>
          <w:tcPr>
            <w:tcW w:w="5210" w:type="dxa"/>
            <w:tcBorders>
              <w:top w:val="single" w:sz="4" w:space="0" w:color="auto"/>
              <w:left w:val="single" w:sz="4" w:space="0" w:color="auto"/>
              <w:bottom w:val="single" w:sz="4" w:space="0" w:color="auto"/>
            </w:tcBorders>
          </w:tcPr>
          <w:p w14:paraId="66257505"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y la firma del médico tratante</w:t>
            </w:r>
          </w:p>
        </w:tc>
      </w:tr>
      <w:tr w:rsidR="0090016C" w:rsidRPr="00BF16C3" w14:paraId="259EC6D7"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1AEC8151"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18</w:t>
            </w:r>
          </w:p>
        </w:tc>
        <w:tc>
          <w:tcPr>
            <w:tcW w:w="4125" w:type="dxa"/>
            <w:tcBorders>
              <w:top w:val="single" w:sz="4" w:space="0" w:color="auto"/>
              <w:left w:val="single" w:sz="4" w:space="0" w:color="auto"/>
              <w:bottom w:val="single" w:sz="4" w:space="0" w:color="auto"/>
              <w:right w:val="single" w:sz="4" w:space="0" w:color="auto"/>
            </w:tcBorders>
            <w:vAlign w:val="center"/>
          </w:tcPr>
          <w:p w14:paraId="7E29BBC4"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director responsable de la unidad médica receptora</w:t>
            </w:r>
          </w:p>
        </w:tc>
        <w:tc>
          <w:tcPr>
            <w:tcW w:w="5210" w:type="dxa"/>
            <w:tcBorders>
              <w:top w:val="single" w:sz="4" w:space="0" w:color="auto"/>
              <w:left w:val="single" w:sz="4" w:space="0" w:color="auto"/>
              <w:bottom w:val="single" w:sz="4" w:space="0" w:color="auto"/>
            </w:tcBorders>
          </w:tcPr>
          <w:p w14:paraId="22154903"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y firma del director responsable de la unidad médica receptora</w:t>
            </w:r>
          </w:p>
        </w:tc>
      </w:tr>
      <w:tr w:rsidR="0090016C" w:rsidRPr="00BF16C3" w14:paraId="6D37F164" w14:textId="77777777" w:rsidTr="00397404">
        <w:trPr>
          <w:trHeight w:val="48"/>
        </w:trPr>
        <w:tc>
          <w:tcPr>
            <w:tcW w:w="441" w:type="dxa"/>
            <w:tcBorders>
              <w:top w:val="single" w:sz="4" w:space="0" w:color="auto"/>
              <w:left w:val="single" w:sz="4" w:space="0" w:color="auto"/>
              <w:bottom w:val="single" w:sz="4" w:space="0" w:color="auto"/>
              <w:right w:val="single" w:sz="4" w:space="0" w:color="auto"/>
            </w:tcBorders>
            <w:vAlign w:val="center"/>
          </w:tcPr>
          <w:p w14:paraId="573EFC46" w14:textId="77777777" w:rsidR="0090016C" w:rsidRPr="00BF16C3" w:rsidRDefault="0090016C" w:rsidP="00397404">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19</w:t>
            </w:r>
          </w:p>
        </w:tc>
        <w:tc>
          <w:tcPr>
            <w:tcW w:w="4125" w:type="dxa"/>
            <w:tcBorders>
              <w:top w:val="single" w:sz="4" w:space="0" w:color="auto"/>
              <w:left w:val="single" w:sz="4" w:space="0" w:color="auto"/>
              <w:bottom w:val="single" w:sz="4" w:space="0" w:color="auto"/>
              <w:right w:val="single" w:sz="4" w:space="0" w:color="auto"/>
            </w:tcBorders>
            <w:vAlign w:val="center"/>
          </w:tcPr>
          <w:p w14:paraId="2660DEED" w14:textId="77777777" w:rsidR="0090016C" w:rsidRPr="00BF16C3" w:rsidRDefault="0090016C" w:rsidP="00397404">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Nombre y firma del paciente y/ o familiar </w:t>
            </w:r>
          </w:p>
        </w:tc>
        <w:tc>
          <w:tcPr>
            <w:tcW w:w="5210" w:type="dxa"/>
            <w:tcBorders>
              <w:top w:val="single" w:sz="4" w:space="0" w:color="auto"/>
              <w:left w:val="single" w:sz="4" w:space="0" w:color="auto"/>
              <w:bottom w:val="single" w:sz="4" w:space="0" w:color="auto"/>
            </w:tcBorders>
          </w:tcPr>
          <w:p w14:paraId="6D54E73D" w14:textId="77777777" w:rsidR="0090016C" w:rsidRPr="00BF16C3" w:rsidRDefault="0090016C" w:rsidP="00397404">
            <w:pPr>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paciente y /o familiar</w:t>
            </w:r>
          </w:p>
        </w:tc>
      </w:tr>
    </w:tbl>
    <w:p w14:paraId="16346844" w14:textId="77777777" w:rsidR="0090016C" w:rsidRPr="00BF16C3" w:rsidRDefault="0090016C" w:rsidP="0090016C">
      <w:pPr>
        <w:rPr>
          <w:rFonts w:ascii="Montserrat" w:hAnsi="Montserrat" w:cs="Arial"/>
          <w:b/>
          <w:sz w:val="20"/>
          <w:szCs w:val="20"/>
        </w:rPr>
      </w:pPr>
      <w:r w:rsidRPr="00BF16C3">
        <w:rPr>
          <w:rFonts w:ascii="Montserrat" w:hAnsi="Montserrat" w:cs="Arial"/>
          <w:b/>
          <w:sz w:val="20"/>
          <w:szCs w:val="20"/>
        </w:rPr>
        <w:t>Anexo 2. SM1-17 Formato de Contrarreferencia</w:t>
      </w:r>
    </w:p>
    <w:p w14:paraId="7390B192" w14:textId="77777777" w:rsidR="0090016C" w:rsidRPr="00BF16C3" w:rsidRDefault="0090016C" w:rsidP="0090016C">
      <w:pPr>
        <w:rPr>
          <w:rFonts w:ascii="Montserrat" w:hAnsi="Montserrat" w:cs="Arial"/>
          <w:b/>
          <w:sz w:val="20"/>
          <w:szCs w:val="20"/>
        </w:rPr>
      </w:pPr>
    </w:p>
    <w:p w14:paraId="10F92913" w14:textId="77777777" w:rsidR="0090016C" w:rsidRPr="00BF16C3" w:rsidRDefault="0090016C" w:rsidP="0090016C">
      <w:pPr>
        <w:rPr>
          <w:rFonts w:ascii="Montserrat" w:hAnsi="Montserrat" w:cs="Arial"/>
          <w:b/>
          <w:sz w:val="20"/>
          <w:szCs w:val="20"/>
        </w:rPr>
      </w:pPr>
    </w:p>
    <w:p w14:paraId="41A97B45" w14:textId="77777777" w:rsidR="00932DD0" w:rsidRPr="00BF16C3" w:rsidRDefault="00932DD0" w:rsidP="0090016C">
      <w:pPr>
        <w:rPr>
          <w:rFonts w:ascii="Montserrat" w:hAnsi="Montserrat" w:cs="Arial"/>
          <w:b/>
          <w:sz w:val="20"/>
          <w:szCs w:val="20"/>
        </w:rPr>
      </w:pPr>
    </w:p>
    <w:p w14:paraId="1DEAD6D7" w14:textId="77777777" w:rsidR="00932DD0" w:rsidRPr="00BF16C3" w:rsidRDefault="00932DD0" w:rsidP="0090016C">
      <w:pPr>
        <w:rPr>
          <w:rFonts w:ascii="Montserrat" w:hAnsi="Montserrat" w:cs="Arial"/>
          <w:b/>
          <w:sz w:val="20"/>
          <w:szCs w:val="20"/>
        </w:rPr>
      </w:pPr>
    </w:p>
    <w:p w14:paraId="5540C89A" w14:textId="77777777" w:rsidR="00932DD0" w:rsidRPr="00BF16C3" w:rsidRDefault="00932DD0" w:rsidP="0090016C">
      <w:pPr>
        <w:rPr>
          <w:rFonts w:ascii="Montserrat" w:hAnsi="Montserrat" w:cs="Arial"/>
          <w:b/>
          <w:sz w:val="20"/>
          <w:szCs w:val="20"/>
        </w:rPr>
      </w:pPr>
    </w:p>
    <w:p w14:paraId="315C9543" w14:textId="77777777" w:rsidR="00932DD0" w:rsidRPr="00BF16C3" w:rsidRDefault="00932DD0" w:rsidP="0090016C">
      <w:pPr>
        <w:rPr>
          <w:rFonts w:ascii="Montserrat" w:hAnsi="Montserrat" w:cs="Arial"/>
          <w:b/>
          <w:sz w:val="20"/>
          <w:szCs w:val="20"/>
        </w:rPr>
      </w:pPr>
    </w:p>
    <w:p w14:paraId="47D6F299" w14:textId="77777777" w:rsidR="00932DD0" w:rsidRPr="00BF16C3" w:rsidRDefault="00932DD0" w:rsidP="0090016C">
      <w:pPr>
        <w:rPr>
          <w:rFonts w:ascii="Montserrat" w:hAnsi="Montserrat" w:cs="Arial"/>
          <w:b/>
          <w:sz w:val="20"/>
          <w:szCs w:val="20"/>
        </w:rPr>
      </w:pPr>
    </w:p>
    <w:p w14:paraId="1C25A775" w14:textId="77777777" w:rsidR="00932DD0" w:rsidRPr="00BF16C3" w:rsidRDefault="00932DD0" w:rsidP="0090016C">
      <w:pPr>
        <w:rPr>
          <w:rFonts w:ascii="Montserrat" w:hAnsi="Montserrat" w:cs="Arial"/>
          <w:b/>
          <w:sz w:val="20"/>
          <w:szCs w:val="20"/>
        </w:rPr>
      </w:pPr>
    </w:p>
    <w:p w14:paraId="6B95FF1B" w14:textId="77777777" w:rsidR="00932DD0" w:rsidRPr="00BF16C3" w:rsidRDefault="00932DD0" w:rsidP="0090016C">
      <w:pPr>
        <w:rPr>
          <w:rFonts w:ascii="Montserrat" w:hAnsi="Montserrat" w:cs="Arial"/>
          <w:b/>
          <w:sz w:val="20"/>
          <w:szCs w:val="20"/>
        </w:rPr>
      </w:pPr>
    </w:p>
    <w:p w14:paraId="74689336" w14:textId="77777777" w:rsidR="00932DD0" w:rsidRPr="00BF16C3" w:rsidRDefault="00932DD0" w:rsidP="0090016C">
      <w:pPr>
        <w:rPr>
          <w:rFonts w:ascii="Montserrat" w:hAnsi="Montserrat" w:cs="Arial"/>
          <w:b/>
          <w:sz w:val="20"/>
          <w:szCs w:val="20"/>
        </w:rPr>
      </w:pPr>
    </w:p>
    <w:p w14:paraId="6AE467BD" w14:textId="77777777" w:rsidR="00932DD0" w:rsidRPr="00BF16C3" w:rsidRDefault="00932DD0" w:rsidP="0090016C">
      <w:pPr>
        <w:rPr>
          <w:rFonts w:ascii="Montserrat" w:hAnsi="Montserrat" w:cs="Arial"/>
          <w:b/>
          <w:sz w:val="20"/>
          <w:szCs w:val="20"/>
        </w:rPr>
      </w:pPr>
    </w:p>
    <w:p w14:paraId="576CB7DE" w14:textId="77777777" w:rsidR="00932DD0" w:rsidRPr="00BF16C3" w:rsidRDefault="00932DD0" w:rsidP="0090016C">
      <w:pPr>
        <w:rPr>
          <w:rFonts w:ascii="Montserrat" w:hAnsi="Montserrat" w:cs="Arial"/>
          <w:b/>
          <w:sz w:val="20"/>
          <w:szCs w:val="20"/>
        </w:rPr>
      </w:pPr>
    </w:p>
    <w:p w14:paraId="00D6A362" w14:textId="77777777" w:rsidR="00932DD0" w:rsidRPr="00BF16C3" w:rsidRDefault="00932DD0" w:rsidP="0090016C">
      <w:pPr>
        <w:rPr>
          <w:rFonts w:ascii="Montserrat" w:hAnsi="Montserrat" w:cs="Arial"/>
          <w:b/>
          <w:sz w:val="20"/>
          <w:szCs w:val="20"/>
        </w:rPr>
      </w:pPr>
    </w:p>
    <w:p w14:paraId="45469103" w14:textId="77777777" w:rsidR="00932DD0" w:rsidRPr="00BF16C3" w:rsidRDefault="00932DD0" w:rsidP="0090016C">
      <w:pPr>
        <w:rPr>
          <w:rFonts w:ascii="Montserrat" w:hAnsi="Montserrat" w:cs="Arial"/>
          <w:b/>
          <w:sz w:val="20"/>
          <w:szCs w:val="20"/>
        </w:rPr>
      </w:pPr>
    </w:p>
    <w:p w14:paraId="3F35F296" w14:textId="77777777" w:rsidR="0090016C" w:rsidRPr="00BF16C3" w:rsidRDefault="0090016C" w:rsidP="0090016C">
      <w:pPr>
        <w:rPr>
          <w:rFonts w:ascii="Montserrat" w:hAnsi="Montserrat" w:cs="Arial"/>
          <w:sz w:val="20"/>
          <w:szCs w:val="20"/>
        </w:rPr>
      </w:pPr>
    </w:p>
    <w:p w14:paraId="13A84946" w14:textId="77777777" w:rsidR="0090016C" w:rsidRPr="00BF16C3" w:rsidRDefault="0090016C" w:rsidP="0090016C">
      <w:pPr>
        <w:pStyle w:val="Ttulo1"/>
        <w:ind w:left="0"/>
        <w:rPr>
          <w:rFonts w:cs="Arial"/>
          <w:sz w:val="20"/>
          <w:szCs w:val="20"/>
        </w:rPr>
      </w:pPr>
      <w:bookmarkStart w:id="1849" w:name="_Toc106024547"/>
      <w:r w:rsidRPr="00BF16C3">
        <w:rPr>
          <w:rFonts w:cs="Arial"/>
          <w:sz w:val="20"/>
          <w:szCs w:val="20"/>
        </w:rPr>
        <w:t>Anexo 3. Formato SE-SRC-04-A Primer Nivel (Referencias)</w:t>
      </w:r>
      <w:bookmarkEnd w:id="1849"/>
    </w:p>
    <w:p w14:paraId="3A0FC1AB" w14:textId="77777777" w:rsidR="0090016C" w:rsidRPr="00BF16C3" w:rsidRDefault="0090016C" w:rsidP="0090016C">
      <w:pPr>
        <w:jc w:val="both"/>
        <w:rPr>
          <w:rFonts w:ascii="Montserrat" w:hAnsi="Montserrat" w:cs="Arial"/>
          <w:color w:val="9D2449"/>
          <w:sz w:val="18"/>
        </w:rPr>
      </w:pPr>
    </w:p>
    <w:tbl>
      <w:tblPr>
        <w:tblStyle w:val="Tablaconcuadrcula"/>
        <w:tblW w:w="9366" w:type="dxa"/>
        <w:jc w:val="center"/>
        <w:tblLook w:val="04A0" w:firstRow="1" w:lastRow="0" w:firstColumn="1" w:lastColumn="0" w:noHBand="0" w:noVBand="1"/>
      </w:tblPr>
      <w:tblGrid>
        <w:gridCol w:w="9366"/>
      </w:tblGrid>
      <w:tr w:rsidR="0090016C" w:rsidRPr="00BF16C3" w14:paraId="66BD98DD" w14:textId="77777777" w:rsidTr="00397404">
        <w:trPr>
          <w:trHeight w:val="476"/>
          <w:jc w:val="center"/>
        </w:trPr>
        <w:tc>
          <w:tcPr>
            <w:tcW w:w="9366" w:type="dxa"/>
          </w:tcPr>
          <w:p w14:paraId="0985A2A7" w14:textId="77777777" w:rsidR="0090016C" w:rsidRPr="00BF16C3" w:rsidRDefault="0090016C" w:rsidP="00397404">
            <w:pPr>
              <w:tabs>
                <w:tab w:val="left" w:pos="5810"/>
              </w:tabs>
              <w:jc w:val="center"/>
              <w:rPr>
                <w:rFonts w:ascii="Montserrat" w:hAnsi="Montserrat"/>
              </w:rPr>
            </w:pPr>
            <w:r w:rsidRPr="00BF16C3">
              <w:rPr>
                <w:rFonts w:ascii="Montserrat" w:eastAsiaTheme="majorEastAsia" w:hAnsi="Montserrat" w:cs="Arial"/>
                <w:b/>
                <w:bCs/>
                <w:kern w:val="24"/>
              </w:rPr>
              <w:t>FORMATO SE-SRC-04 PRIMER NIVEL</w:t>
            </w:r>
            <w:r w:rsidRPr="00BF16C3">
              <w:rPr>
                <w:rFonts w:ascii="Montserrat" w:eastAsiaTheme="majorEastAsia" w:hAnsi="Montserrat" w:cs="Arial"/>
                <w:b/>
                <w:bCs/>
                <w:kern w:val="24"/>
              </w:rPr>
              <w:br/>
              <w:t>(REFERENCIAS)</w:t>
            </w:r>
          </w:p>
        </w:tc>
      </w:tr>
      <w:tr w:rsidR="0090016C" w:rsidRPr="00BF16C3" w14:paraId="5AFC3E09" w14:textId="77777777" w:rsidTr="00397404">
        <w:trPr>
          <w:trHeight w:val="4532"/>
          <w:jc w:val="center"/>
        </w:trPr>
        <w:tc>
          <w:tcPr>
            <w:tcW w:w="9366" w:type="dxa"/>
          </w:tcPr>
          <w:p w14:paraId="129E38F8" w14:textId="77777777" w:rsidR="0090016C" w:rsidRPr="00BF16C3" w:rsidRDefault="0090016C" w:rsidP="00397404">
            <w:pPr>
              <w:tabs>
                <w:tab w:val="left" w:pos="5810"/>
              </w:tabs>
              <w:rPr>
                <w:rFonts w:ascii="Montserrat" w:hAnsi="Montserrat"/>
              </w:rPr>
            </w:pPr>
            <w:r w:rsidRPr="00BF16C3">
              <w:rPr>
                <w:rFonts w:ascii="Montserrat" w:hAnsi="Montserrat"/>
                <w:noProof/>
                <w:lang w:val="es-MX" w:eastAsia="es-MX"/>
              </w:rPr>
              <w:drawing>
                <wp:inline distT="0" distB="0" distL="0" distR="0" wp14:anchorId="549E5CB7" wp14:editId="5A57C473">
                  <wp:extent cx="5810250" cy="28041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0250" cy="2804160"/>
                          </a:xfrm>
                          <a:prstGeom prst="rect">
                            <a:avLst/>
                          </a:prstGeom>
                          <a:noFill/>
                        </pic:spPr>
                      </pic:pic>
                    </a:graphicData>
                  </a:graphic>
                </wp:inline>
              </w:drawing>
            </w:r>
          </w:p>
        </w:tc>
      </w:tr>
    </w:tbl>
    <w:p w14:paraId="19E4C51A" w14:textId="77777777" w:rsidR="0090016C" w:rsidRPr="00BF16C3" w:rsidRDefault="0090016C" w:rsidP="0090016C">
      <w:pPr>
        <w:jc w:val="both"/>
        <w:rPr>
          <w:rFonts w:ascii="Montserrat" w:hAnsi="Montserrat" w:cs="Arial"/>
        </w:rPr>
      </w:pPr>
    </w:p>
    <w:p w14:paraId="786A2426" w14:textId="77777777" w:rsidR="0090016C" w:rsidRPr="00BF16C3" w:rsidRDefault="0090016C" w:rsidP="0090016C">
      <w:pPr>
        <w:tabs>
          <w:tab w:val="left" w:pos="5810"/>
        </w:tabs>
        <w:jc w:val="both"/>
        <w:rPr>
          <w:rFonts w:ascii="Montserrat" w:hAnsi="Montserrat"/>
        </w:rPr>
      </w:pPr>
    </w:p>
    <w:p w14:paraId="1AF9BE5E" w14:textId="77777777" w:rsidR="0090016C" w:rsidRPr="00BF16C3" w:rsidRDefault="0090016C" w:rsidP="0090016C">
      <w:pPr>
        <w:tabs>
          <w:tab w:val="left" w:pos="5810"/>
        </w:tabs>
        <w:jc w:val="both"/>
        <w:rPr>
          <w:rFonts w:ascii="Montserrat" w:hAnsi="Montserrat"/>
        </w:rPr>
      </w:pPr>
    </w:p>
    <w:p w14:paraId="7A08D9A9" w14:textId="77777777" w:rsidR="0090016C" w:rsidRPr="00BF16C3" w:rsidRDefault="0090016C" w:rsidP="0090016C">
      <w:pPr>
        <w:tabs>
          <w:tab w:val="left" w:pos="5810"/>
        </w:tabs>
        <w:jc w:val="both"/>
        <w:rPr>
          <w:rFonts w:ascii="Montserrat" w:hAnsi="Montserrat"/>
        </w:rPr>
      </w:pPr>
    </w:p>
    <w:p w14:paraId="40932D78" w14:textId="77777777" w:rsidR="0090016C" w:rsidRPr="00BF16C3" w:rsidRDefault="0090016C" w:rsidP="0090016C">
      <w:pPr>
        <w:rPr>
          <w:rFonts w:ascii="Montserrat" w:hAnsi="Montserrat" w:cs="Arial"/>
        </w:rPr>
      </w:pPr>
      <w:r w:rsidRPr="00BF16C3">
        <w:rPr>
          <w:rFonts w:ascii="Montserrat" w:hAnsi="Montserrat" w:cs="Arial"/>
        </w:rPr>
        <w:br w:type="page"/>
      </w:r>
    </w:p>
    <w:tbl>
      <w:tblPr>
        <w:tblpPr w:leftFromText="141" w:rightFromText="141" w:vertAnchor="text" w:horzAnchor="margin" w:tblpY="1023"/>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8"/>
        <w:gridCol w:w="4125"/>
        <w:gridCol w:w="4788"/>
      </w:tblGrid>
      <w:tr w:rsidR="0090016C" w:rsidRPr="00BF16C3" w14:paraId="093FEBC6" w14:textId="77777777" w:rsidTr="00397404">
        <w:trPr>
          <w:trHeight w:val="451"/>
        </w:trPr>
        <w:tc>
          <w:tcPr>
            <w:tcW w:w="4552" w:type="dxa"/>
            <w:gridSpan w:val="2"/>
            <w:vAlign w:val="center"/>
          </w:tcPr>
          <w:p w14:paraId="69441ED8"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lastRenderedPageBreak/>
              <w:t>Instructivo de llenado</w:t>
            </w:r>
          </w:p>
        </w:tc>
        <w:tc>
          <w:tcPr>
            <w:tcW w:w="4799" w:type="dxa"/>
            <w:vAlign w:val="center"/>
          </w:tcPr>
          <w:p w14:paraId="756044E5" w14:textId="77777777" w:rsidR="0090016C" w:rsidRPr="00BF16C3" w:rsidRDefault="0090016C" w:rsidP="00397404">
            <w:pPr>
              <w:tabs>
                <w:tab w:val="right" w:leader="dot" w:pos="9639"/>
              </w:tabs>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Clave del formato: SE-SRC-04-A</w:t>
            </w:r>
          </w:p>
        </w:tc>
      </w:tr>
      <w:tr w:rsidR="0090016C" w:rsidRPr="00BF16C3" w14:paraId="6F50F129" w14:textId="77777777" w:rsidTr="00397404">
        <w:trPr>
          <w:trHeight w:val="251"/>
        </w:trPr>
        <w:tc>
          <w:tcPr>
            <w:tcW w:w="418" w:type="dxa"/>
            <w:tcBorders>
              <w:bottom w:val="single" w:sz="4" w:space="0" w:color="000000"/>
            </w:tcBorders>
            <w:vAlign w:val="center"/>
          </w:tcPr>
          <w:p w14:paraId="7444B1AA"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proofErr w:type="spellStart"/>
            <w:r w:rsidRPr="00BF16C3">
              <w:rPr>
                <w:rFonts w:ascii="Montserrat" w:eastAsia="Times New Roman" w:hAnsi="Montserrat" w:cs="Arial"/>
                <w:bCs/>
                <w:sz w:val="18"/>
                <w:szCs w:val="20"/>
                <w:lang w:eastAsia="es-ES"/>
              </w:rPr>
              <w:t>N°</w:t>
            </w:r>
            <w:proofErr w:type="spellEnd"/>
          </w:p>
        </w:tc>
        <w:tc>
          <w:tcPr>
            <w:tcW w:w="4134" w:type="dxa"/>
            <w:tcBorders>
              <w:bottom w:val="single" w:sz="4" w:space="0" w:color="000000"/>
            </w:tcBorders>
            <w:vAlign w:val="center"/>
          </w:tcPr>
          <w:p w14:paraId="0A60C37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Campo</w:t>
            </w:r>
          </w:p>
        </w:tc>
        <w:tc>
          <w:tcPr>
            <w:tcW w:w="4799" w:type="dxa"/>
            <w:tcBorders>
              <w:bottom w:val="single" w:sz="4" w:space="0" w:color="000000"/>
            </w:tcBorders>
            <w:vAlign w:val="center"/>
          </w:tcPr>
          <w:p w14:paraId="3D36831E"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Descripción</w:t>
            </w:r>
          </w:p>
        </w:tc>
      </w:tr>
      <w:tr w:rsidR="0090016C" w:rsidRPr="00BF16C3" w14:paraId="0C3378E7" w14:textId="77777777" w:rsidTr="00397404">
        <w:trPr>
          <w:trHeight w:val="48"/>
        </w:trPr>
        <w:tc>
          <w:tcPr>
            <w:tcW w:w="418" w:type="dxa"/>
            <w:tcBorders>
              <w:left w:val="single" w:sz="4" w:space="0" w:color="auto"/>
              <w:bottom w:val="single" w:sz="4" w:space="0" w:color="auto"/>
              <w:right w:val="single" w:sz="4" w:space="0" w:color="auto"/>
            </w:tcBorders>
            <w:vAlign w:val="center"/>
          </w:tcPr>
          <w:p w14:paraId="0F4094E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w:t>
            </w:r>
          </w:p>
        </w:tc>
        <w:tc>
          <w:tcPr>
            <w:tcW w:w="4134" w:type="dxa"/>
            <w:tcBorders>
              <w:left w:val="single" w:sz="4" w:space="0" w:color="auto"/>
              <w:bottom w:val="single" w:sz="4" w:space="0" w:color="auto"/>
              <w:right w:val="single" w:sz="4" w:space="0" w:color="auto"/>
            </w:tcBorders>
            <w:vAlign w:val="center"/>
          </w:tcPr>
          <w:p w14:paraId="3B9C2D44"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Delegación </w:t>
            </w:r>
          </w:p>
        </w:tc>
        <w:tc>
          <w:tcPr>
            <w:tcW w:w="4799" w:type="dxa"/>
            <w:tcBorders>
              <w:left w:val="single" w:sz="4" w:space="0" w:color="auto"/>
              <w:bottom w:val="single" w:sz="4" w:space="0" w:color="auto"/>
            </w:tcBorders>
          </w:tcPr>
          <w:p w14:paraId="71816603"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 la Delegación que elabora el reporte.</w:t>
            </w:r>
          </w:p>
        </w:tc>
      </w:tr>
      <w:tr w:rsidR="0090016C" w:rsidRPr="00BF16C3" w14:paraId="433420CE" w14:textId="77777777" w:rsidTr="00397404">
        <w:trPr>
          <w:trHeight w:val="48"/>
        </w:trPr>
        <w:tc>
          <w:tcPr>
            <w:tcW w:w="418" w:type="dxa"/>
            <w:tcBorders>
              <w:left w:val="single" w:sz="4" w:space="0" w:color="auto"/>
              <w:bottom w:val="single" w:sz="4" w:space="0" w:color="auto"/>
              <w:right w:val="single" w:sz="4" w:space="0" w:color="auto"/>
            </w:tcBorders>
            <w:vAlign w:val="center"/>
          </w:tcPr>
          <w:p w14:paraId="2DB1FA7B"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w:t>
            </w:r>
          </w:p>
        </w:tc>
        <w:tc>
          <w:tcPr>
            <w:tcW w:w="4134" w:type="dxa"/>
            <w:tcBorders>
              <w:left w:val="single" w:sz="4" w:space="0" w:color="auto"/>
              <w:bottom w:val="single" w:sz="4" w:space="0" w:color="auto"/>
              <w:right w:val="single" w:sz="4" w:space="0" w:color="auto"/>
            </w:tcBorders>
            <w:vAlign w:val="center"/>
          </w:tcPr>
          <w:p w14:paraId="1FE2FBE1"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Mes</w:t>
            </w:r>
          </w:p>
        </w:tc>
        <w:tc>
          <w:tcPr>
            <w:tcW w:w="4799" w:type="dxa"/>
            <w:tcBorders>
              <w:left w:val="single" w:sz="4" w:space="0" w:color="auto"/>
              <w:bottom w:val="single" w:sz="4" w:space="0" w:color="auto"/>
            </w:tcBorders>
          </w:tcPr>
          <w:p w14:paraId="61E5AD3E"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mes de productividad que se va a reportar.</w:t>
            </w:r>
          </w:p>
        </w:tc>
      </w:tr>
      <w:tr w:rsidR="0090016C" w:rsidRPr="00BF16C3" w14:paraId="3A048029"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41DB4D4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3</w:t>
            </w:r>
          </w:p>
        </w:tc>
        <w:tc>
          <w:tcPr>
            <w:tcW w:w="4134" w:type="dxa"/>
            <w:tcBorders>
              <w:top w:val="single" w:sz="4" w:space="0" w:color="auto"/>
              <w:left w:val="single" w:sz="4" w:space="0" w:color="auto"/>
              <w:bottom w:val="single" w:sz="4" w:space="0" w:color="auto"/>
              <w:right w:val="single" w:sz="4" w:space="0" w:color="auto"/>
            </w:tcBorders>
            <w:vAlign w:val="center"/>
          </w:tcPr>
          <w:p w14:paraId="1530CA2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Año</w:t>
            </w:r>
          </w:p>
        </w:tc>
        <w:tc>
          <w:tcPr>
            <w:tcW w:w="4799" w:type="dxa"/>
            <w:tcBorders>
              <w:top w:val="single" w:sz="4" w:space="0" w:color="auto"/>
              <w:left w:val="single" w:sz="4" w:space="0" w:color="auto"/>
              <w:bottom w:val="single" w:sz="4" w:space="0" w:color="auto"/>
            </w:tcBorders>
          </w:tcPr>
          <w:p w14:paraId="0BC90654"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año al que pertenece el reporte.</w:t>
            </w:r>
          </w:p>
        </w:tc>
      </w:tr>
      <w:tr w:rsidR="0090016C" w:rsidRPr="00BF16C3" w14:paraId="6B7D2A49"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59B56ED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4</w:t>
            </w:r>
          </w:p>
        </w:tc>
        <w:tc>
          <w:tcPr>
            <w:tcW w:w="4134" w:type="dxa"/>
            <w:tcBorders>
              <w:top w:val="single" w:sz="4" w:space="0" w:color="auto"/>
              <w:left w:val="single" w:sz="4" w:space="0" w:color="auto"/>
              <w:bottom w:val="single" w:sz="4" w:space="0" w:color="auto"/>
              <w:right w:val="single" w:sz="4" w:space="0" w:color="auto"/>
            </w:tcBorders>
            <w:vAlign w:val="center"/>
          </w:tcPr>
          <w:p w14:paraId="206A5F63"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Consultas otorgadas</w:t>
            </w:r>
          </w:p>
        </w:tc>
        <w:tc>
          <w:tcPr>
            <w:tcW w:w="4799" w:type="dxa"/>
            <w:tcBorders>
              <w:top w:val="single" w:sz="4" w:space="0" w:color="auto"/>
              <w:left w:val="single" w:sz="4" w:space="0" w:color="auto"/>
              <w:bottom w:val="single" w:sz="4" w:space="0" w:color="auto"/>
            </w:tcBorders>
          </w:tcPr>
          <w:p w14:paraId="2BDA29AA"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consultas otorgadas por unidades médicas, distinguiendo entre el número de consultas de primera vez y el número total de consultas.</w:t>
            </w:r>
          </w:p>
        </w:tc>
      </w:tr>
      <w:tr w:rsidR="0090016C" w:rsidRPr="00BF16C3" w14:paraId="773ACD04"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3BCC0FF5"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5</w:t>
            </w:r>
          </w:p>
        </w:tc>
        <w:tc>
          <w:tcPr>
            <w:tcW w:w="4134" w:type="dxa"/>
            <w:tcBorders>
              <w:top w:val="single" w:sz="4" w:space="0" w:color="auto"/>
              <w:left w:val="single" w:sz="4" w:space="0" w:color="auto"/>
              <w:bottom w:val="single" w:sz="4" w:space="0" w:color="auto"/>
              <w:right w:val="single" w:sz="4" w:space="0" w:color="auto"/>
            </w:tcBorders>
            <w:vAlign w:val="center"/>
          </w:tcPr>
          <w:p w14:paraId="1E8CF0F7"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Referencias realizadas a los niveles de atención</w:t>
            </w:r>
          </w:p>
        </w:tc>
        <w:tc>
          <w:tcPr>
            <w:tcW w:w="4799" w:type="dxa"/>
            <w:tcBorders>
              <w:top w:val="single" w:sz="4" w:space="0" w:color="auto"/>
              <w:left w:val="single" w:sz="4" w:space="0" w:color="auto"/>
              <w:bottom w:val="single" w:sz="4" w:space="0" w:color="auto"/>
            </w:tcBorders>
          </w:tcPr>
          <w:p w14:paraId="2004E7BC"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referencias realizadas, diferenciando a que nivel de atención fueron </w:t>
            </w:r>
            <w:proofErr w:type="gramStart"/>
            <w:r w:rsidRPr="00BF16C3">
              <w:rPr>
                <w:rFonts w:ascii="Montserrat" w:eastAsia="Times New Roman" w:hAnsi="Montserrat" w:cs="Arial"/>
                <w:bCs/>
                <w:sz w:val="18"/>
                <w:szCs w:val="20"/>
                <w:lang w:eastAsia="es-ES"/>
              </w:rPr>
              <w:t>enviadas.*</w:t>
            </w:r>
            <w:proofErr w:type="gramEnd"/>
          </w:p>
        </w:tc>
      </w:tr>
      <w:tr w:rsidR="0090016C" w:rsidRPr="00BF16C3" w14:paraId="3182C191"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5D81BB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6</w:t>
            </w:r>
          </w:p>
        </w:tc>
        <w:tc>
          <w:tcPr>
            <w:tcW w:w="4134" w:type="dxa"/>
            <w:tcBorders>
              <w:top w:val="single" w:sz="4" w:space="0" w:color="auto"/>
              <w:left w:val="single" w:sz="4" w:space="0" w:color="auto"/>
              <w:bottom w:val="single" w:sz="4" w:space="0" w:color="auto"/>
              <w:right w:val="single" w:sz="4" w:space="0" w:color="auto"/>
            </w:tcBorders>
            <w:vAlign w:val="center"/>
          </w:tcPr>
          <w:p w14:paraId="6EAC590D"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Sexo</w:t>
            </w:r>
          </w:p>
        </w:tc>
        <w:tc>
          <w:tcPr>
            <w:tcW w:w="4799" w:type="dxa"/>
            <w:tcBorders>
              <w:top w:val="single" w:sz="4" w:space="0" w:color="auto"/>
              <w:left w:val="single" w:sz="4" w:space="0" w:color="auto"/>
              <w:bottom w:val="single" w:sz="4" w:space="0" w:color="auto"/>
            </w:tcBorders>
          </w:tcPr>
          <w:p w14:paraId="64E1478C"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cuantas pertenecen al género Masculino y al Femenino respectivamente.</w:t>
            </w:r>
          </w:p>
        </w:tc>
      </w:tr>
      <w:tr w:rsidR="0090016C" w:rsidRPr="00BF16C3" w14:paraId="66160601"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0048AD40"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7</w:t>
            </w:r>
          </w:p>
        </w:tc>
        <w:tc>
          <w:tcPr>
            <w:tcW w:w="4134" w:type="dxa"/>
            <w:tcBorders>
              <w:top w:val="single" w:sz="4" w:space="0" w:color="auto"/>
              <w:left w:val="single" w:sz="4" w:space="0" w:color="auto"/>
              <w:bottom w:val="single" w:sz="4" w:space="0" w:color="auto"/>
              <w:right w:val="single" w:sz="4" w:space="0" w:color="auto"/>
            </w:tcBorders>
            <w:vAlign w:val="center"/>
          </w:tcPr>
          <w:p w14:paraId="7F2B0DF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Tipo de Referencia</w:t>
            </w:r>
          </w:p>
        </w:tc>
        <w:tc>
          <w:tcPr>
            <w:tcW w:w="4799" w:type="dxa"/>
            <w:tcBorders>
              <w:top w:val="single" w:sz="4" w:space="0" w:color="auto"/>
              <w:left w:val="single" w:sz="4" w:space="0" w:color="auto"/>
              <w:bottom w:val="single" w:sz="4" w:space="0" w:color="auto"/>
            </w:tcBorders>
          </w:tcPr>
          <w:p w14:paraId="31C4CDC0"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cuantas fueron realizadas de primera vez y cuantas por citas subsecuentes.</w:t>
            </w:r>
          </w:p>
        </w:tc>
      </w:tr>
      <w:tr w:rsidR="0090016C" w:rsidRPr="00BF16C3" w14:paraId="76D55F55"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75F14A9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8</w:t>
            </w:r>
          </w:p>
        </w:tc>
        <w:tc>
          <w:tcPr>
            <w:tcW w:w="4134" w:type="dxa"/>
            <w:tcBorders>
              <w:top w:val="single" w:sz="4" w:space="0" w:color="auto"/>
              <w:left w:val="single" w:sz="4" w:space="0" w:color="auto"/>
              <w:bottom w:val="single" w:sz="4" w:space="0" w:color="auto"/>
              <w:right w:val="single" w:sz="4" w:space="0" w:color="auto"/>
            </w:tcBorders>
            <w:vAlign w:val="center"/>
          </w:tcPr>
          <w:p w14:paraId="44C7C18C"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Forma de traslado de pacientes referidos</w:t>
            </w:r>
          </w:p>
        </w:tc>
        <w:tc>
          <w:tcPr>
            <w:tcW w:w="4799" w:type="dxa"/>
            <w:tcBorders>
              <w:top w:val="single" w:sz="4" w:space="0" w:color="auto"/>
              <w:left w:val="single" w:sz="4" w:space="0" w:color="auto"/>
              <w:bottom w:val="single" w:sz="4" w:space="0" w:color="auto"/>
            </w:tcBorders>
          </w:tcPr>
          <w:p w14:paraId="3E58FC57"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el medio de transporte utilizado para realizar la referencia, siendo las opciones: autobús, ambulancia, automóvil o aéreo.</w:t>
            </w:r>
          </w:p>
        </w:tc>
      </w:tr>
      <w:tr w:rsidR="0090016C" w:rsidRPr="00BF16C3" w14:paraId="38DF9245"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72B735E3"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9</w:t>
            </w:r>
          </w:p>
        </w:tc>
        <w:tc>
          <w:tcPr>
            <w:tcW w:w="4134" w:type="dxa"/>
            <w:tcBorders>
              <w:top w:val="single" w:sz="4" w:space="0" w:color="auto"/>
              <w:left w:val="single" w:sz="4" w:space="0" w:color="auto"/>
              <w:bottom w:val="single" w:sz="4" w:space="0" w:color="auto"/>
              <w:right w:val="single" w:sz="4" w:space="0" w:color="auto"/>
            </w:tcBorders>
            <w:vAlign w:val="center"/>
          </w:tcPr>
          <w:p w14:paraId="799B48F6"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Acompañante</w:t>
            </w:r>
          </w:p>
        </w:tc>
        <w:tc>
          <w:tcPr>
            <w:tcW w:w="4799" w:type="dxa"/>
            <w:tcBorders>
              <w:top w:val="single" w:sz="4" w:space="0" w:color="auto"/>
              <w:left w:val="single" w:sz="4" w:space="0" w:color="auto"/>
              <w:bottom w:val="single" w:sz="4" w:space="0" w:color="auto"/>
            </w:tcBorders>
          </w:tcPr>
          <w:p w14:paraId="554AFD2D"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si debido a la patología los pacientes enviados por </w:t>
            </w:r>
            <w:proofErr w:type="gramStart"/>
            <w:r w:rsidRPr="00BF16C3">
              <w:rPr>
                <w:rFonts w:ascii="Montserrat" w:eastAsia="Times New Roman" w:hAnsi="Montserrat" w:cs="Arial"/>
                <w:bCs/>
                <w:sz w:val="18"/>
                <w:szCs w:val="20"/>
                <w:lang w:eastAsia="es-ES"/>
              </w:rPr>
              <w:t>referencia,</w:t>
            </w:r>
            <w:proofErr w:type="gramEnd"/>
            <w:r w:rsidRPr="00BF16C3">
              <w:rPr>
                <w:rFonts w:ascii="Montserrat" w:eastAsia="Times New Roman" w:hAnsi="Montserrat" w:cs="Arial"/>
                <w:bCs/>
                <w:sz w:val="18"/>
                <w:szCs w:val="20"/>
                <w:lang w:eastAsia="es-ES"/>
              </w:rPr>
              <w:t xml:space="preserve"> se trasladaron con acompañante o por cuenta propia.</w:t>
            </w:r>
          </w:p>
        </w:tc>
      </w:tr>
      <w:tr w:rsidR="0090016C" w:rsidRPr="00BF16C3" w14:paraId="2109C6E4"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73FB429F"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10</w:t>
            </w:r>
          </w:p>
        </w:tc>
        <w:tc>
          <w:tcPr>
            <w:tcW w:w="4134" w:type="dxa"/>
            <w:tcBorders>
              <w:top w:val="single" w:sz="4" w:space="0" w:color="auto"/>
              <w:left w:val="single" w:sz="4" w:space="0" w:color="auto"/>
              <w:bottom w:val="single" w:sz="4" w:space="0" w:color="auto"/>
              <w:right w:val="single" w:sz="4" w:space="0" w:color="auto"/>
            </w:tcBorders>
            <w:vAlign w:val="center"/>
          </w:tcPr>
          <w:p w14:paraId="0937BAA3"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Motivo de envío</w:t>
            </w:r>
          </w:p>
        </w:tc>
        <w:tc>
          <w:tcPr>
            <w:tcW w:w="4799" w:type="dxa"/>
            <w:tcBorders>
              <w:top w:val="single" w:sz="4" w:space="0" w:color="auto"/>
              <w:left w:val="single" w:sz="4" w:space="0" w:color="auto"/>
              <w:bottom w:val="single" w:sz="4" w:space="0" w:color="auto"/>
            </w:tcBorders>
          </w:tcPr>
          <w:p w14:paraId="39FFAFD8"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el motivo indicado por el formato SM1-17 por el cual el paciente fue enviado por referencia.</w:t>
            </w:r>
          </w:p>
        </w:tc>
      </w:tr>
      <w:tr w:rsidR="0090016C" w:rsidRPr="00BF16C3" w14:paraId="7C6E706B"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0F1FCF0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11</w:t>
            </w:r>
          </w:p>
        </w:tc>
        <w:tc>
          <w:tcPr>
            <w:tcW w:w="4134" w:type="dxa"/>
            <w:tcBorders>
              <w:top w:val="single" w:sz="4" w:space="0" w:color="auto"/>
              <w:left w:val="single" w:sz="4" w:space="0" w:color="auto"/>
              <w:bottom w:val="single" w:sz="4" w:space="0" w:color="auto"/>
              <w:right w:val="single" w:sz="4" w:space="0" w:color="auto"/>
            </w:tcBorders>
            <w:vAlign w:val="center"/>
          </w:tcPr>
          <w:p w14:paraId="5255195A"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Costo total de los traslados</w:t>
            </w:r>
          </w:p>
        </w:tc>
        <w:tc>
          <w:tcPr>
            <w:tcW w:w="4799" w:type="dxa"/>
            <w:tcBorders>
              <w:top w:val="single" w:sz="4" w:space="0" w:color="auto"/>
              <w:left w:val="single" w:sz="4" w:space="0" w:color="auto"/>
              <w:bottom w:val="single" w:sz="4" w:space="0" w:color="auto"/>
            </w:tcBorders>
          </w:tcPr>
          <w:p w14:paraId="25BA702F"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costo total erogado por las referencias realizadas por unidad médica.</w:t>
            </w:r>
          </w:p>
        </w:tc>
      </w:tr>
      <w:tr w:rsidR="0090016C" w:rsidRPr="00BF16C3" w14:paraId="0912BCEE"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33DBC5AA"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12</w:t>
            </w:r>
          </w:p>
        </w:tc>
        <w:tc>
          <w:tcPr>
            <w:tcW w:w="4134" w:type="dxa"/>
            <w:tcBorders>
              <w:top w:val="single" w:sz="4" w:space="0" w:color="auto"/>
              <w:left w:val="single" w:sz="4" w:space="0" w:color="auto"/>
              <w:bottom w:val="single" w:sz="4" w:space="0" w:color="auto"/>
              <w:right w:val="single" w:sz="4" w:space="0" w:color="auto"/>
            </w:tcBorders>
            <w:vAlign w:val="center"/>
          </w:tcPr>
          <w:p w14:paraId="113AC9ED"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responsable del programa</w:t>
            </w:r>
          </w:p>
        </w:tc>
        <w:tc>
          <w:tcPr>
            <w:tcW w:w="4799" w:type="dxa"/>
            <w:tcBorders>
              <w:top w:val="single" w:sz="4" w:space="0" w:color="auto"/>
              <w:left w:val="single" w:sz="4" w:space="0" w:color="auto"/>
              <w:bottom w:val="single" w:sz="4" w:space="0" w:color="auto"/>
            </w:tcBorders>
          </w:tcPr>
          <w:p w14:paraId="1761414C" w14:textId="77777777" w:rsidR="0090016C" w:rsidRPr="00BF16C3" w:rsidRDefault="0090016C" w:rsidP="00397404">
            <w:pPr>
              <w:ind w:right="-74"/>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responsable del programa SIRECO en la unidad médica y posterior a la impresión del informe se deberá firmar por el mismo.</w:t>
            </w:r>
          </w:p>
        </w:tc>
      </w:tr>
      <w:tr w:rsidR="0090016C" w:rsidRPr="00BF16C3" w14:paraId="3AF17433" w14:textId="77777777" w:rsidTr="00397404">
        <w:trPr>
          <w:trHeight w:val="48"/>
        </w:trPr>
        <w:tc>
          <w:tcPr>
            <w:tcW w:w="418" w:type="dxa"/>
            <w:tcBorders>
              <w:top w:val="single" w:sz="4" w:space="0" w:color="auto"/>
              <w:left w:val="single" w:sz="4" w:space="0" w:color="auto"/>
              <w:bottom w:val="single" w:sz="4" w:space="0" w:color="auto"/>
              <w:right w:val="single" w:sz="4" w:space="0" w:color="auto"/>
            </w:tcBorders>
            <w:vAlign w:val="center"/>
          </w:tcPr>
          <w:p w14:paraId="2EE6B268"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13</w:t>
            </w:r>
          </w:p>
        </w:tc>
        <w:tc>
          <w:tcPr>
            <w:tcW w:w="4134" w:type="dxa"/>
            <w:tcBorders>
              <w:top w:val="single" w:sz="4" w:space="0" w:color="auto"/>
              <w:left w:val="single" w:sz="4" w:space="0" w:color="auto"/>
              <w:bottom w:val="single" w:sz="4" w:space="0" w:color="auto"/>
              <w:right w:val="single" w:sz="4" w:space="0" w:color="auto"/>
            </w:tcBorders>
            <w:vAlign w:val="center"/>
          </w:tcPr>
          <w:p w14:paraId="6356FF3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director de la unidad</w:t>
            </w:r>
          </w:p>
        </w:tc>
        <w:tc>
          <w:tcPr>
            <w:tcW w:w="4799" w:type="dxa"/>
            <w:tcBorders>
              <w:top w:val="single" w:sz="4" w:space="0" w:color="auto"/>
              <w:left w:val="single" w:sz="4" w:space="0" w:color="auto"/>
              <w:bottom w:val="single" w:sz="4" w:space="0" w:color="auto"/>
            </w:tcBorders>
          </w:tcPr>
          <w:p w14:paraId="1B8AE7F5" w14:textId="77777777" w:rsidR="0090016C" w:rsidRPr="00BF16C3" w:rsidRDefault="0090016C" w:rsidP="00397404">
            <w:pPr>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director de la unidad médica y posterior a la impresión del informe se deberá firmar por el mismo.</w:t>
            </w:r>
          </w:p>
        </w:tc>
      </w:tr>
    </w:tbl>
    <w:p w14:paraId="5C03AC55" w14:textId="77777777" w:rsidR="0090016C" w:rsidRPr="00BF16C3" w:rsidRDefault="0090016C" w:rsidP="0090016C">
      <w:pPr>
        <w:jc w:val="both"/>
        <w:rPr>
          <w:rFonts w:ascii="Montserrat" w:hAnsi="Montserrat" w:cs="Arial"/>
          <w:b/>
          <w:sz w:val="20"/>
          <w:szCs w:val="20"/>
        </w:rPr>
      </w:pPr>
    </w:p>
    <w:p w14:paraId="13F7109F" w14:textId="77777777" w:rsidR="0090016C" w:rsidRPr="00BF16C3" w:rsidRDefault="0090016C" w:rsidP="0090016C">
      <w:pPr>
        <w:jc w:val="both"/>
        <w:rPr>
          <w:rFonts w:ascii="Montserrat" w:hAnsi="Montserrat" w:cs="Arial"/>
          <w:b/>
          <w:sz w:val="20"/>
          <w:szCs w:val="20"/>
        </w:rPr>
      </w:pPr>
      <w:r w:rsidRPr="00BF16C3">
        <w:rPr>
          <w:rFonts w:ascii="Montserrat" w:hAnsi="Montserrat" w:cs="Arial"/>
          <w:b/>
          <w:sz w:val="20"/>
          <w:szCs w:val="20"/>
        </w:rPr>
        <w:t>Anexo 3. Formato SE-SRC-04-A Primer Nivel (Referencias):</w:t>
      </w:r>
    </w:p>
    <w:p w14:paraId="08457224" w14:textId="77777777" w:rsidR="0090016C" w:rsidRPr="00BF16C3" w:rsidRDefault="0090016C" w:rsidP="0090016C">
      <w:pPr>
        <w:jc w:val="both"/>
        <w:rPr>
          <w:rFonts w:ascii="Montserrat" w:hAnsi="Montserrat" w:cs="Arial"/>
          <w:b/>
          <w:sz w:val="20"/>
          <w:szCs w:val="20"/>
        </w:rPr>
      </w:pPr>
    </w:p>
    <w:p w14:paraId="6B388267" w14:textId="77777777" w:rsidR="0090016C" w:rsidRPr="00BF16C3" w:rsidRDefault="0090016C" w:rsidP="0090016C">
      <w:pPr>
        <w:jc w:val="both"/>
        <w:rPr>
          <w:rFonts w:ascii="Montserrat" w:hAnsi="Montserrat" w:cs="Arial"/>
        </w:rPr>
      </w:pPr>
    </w:p>
    <w:p w14:paraId="71EF9384" w14:textId="77777777" w:rsidR="0090016C" w:rsidRPr="00BF16C3" w:rsidRDefault="0090016C" w:rsidP="0090016C">
      <w:pPr>
        <w:jc w:val="both"/>
        <w:rPr>
          <w:rFonts w:ascii="Montserrat" w:hAnsi="Montserrat" w:cs="Arial"/>
        </w:rPr>
      </w:pPr>
    </w:p>
    <w:p w14:paraId="0EFB1097" w14:textId="77777777" w:rsidR="0090016C" w:rsidRPr="00BF16C3" w:rsidRDefault="0090016C" w:rsidP="0090016C">
      <w:pPr>
        <w:jc w:val="both"/>
        <w:rPr>
          <w:rFonts w:ascii="Montserrat" w:hAnsi="Montserrat" w:cs="Arial"/>
        </w:rPr>
      </w:pPr>
    </w:p>
    <w:p w14:paraId="50B8180B" w14:textId="77777777" w:rsidR="0090016C" w:rsidRPr="00BF16C3" w:rsidRDefault="0090016C" w:rsidP="0090016C">
      <w:pPr>
        <w:jc w:val="both"/>
        <w:rPr>
          <w:rFonts w:ascii="Montserrat" w:hAnsi="Montserrat" w:cs="Arial"/>
        </w:rPr>
      </w:pPr>
      <w:r w:rsidRPr="00BF16C3">
        <w:rPr>
          <w:rFonts w:ascii="Montserrat" w:hAnsi="Montserrat" w:cs="Arial"/>
          <w:noProof/>
          <w:lang w:val="es-MX" w:eastAsia="es-MX"/>
        </w:rPr>
        <mc:AlternateContent>
          <mc:Choice Requires="wps">
            <w:drawing>
              <wp:anchor distT="0" distB="0" distL="114300" distR="114300" simplePos="0" relativeHeight="251659264" behindDoc="0" locked="0" layoutInCell="1" allowOverlap="1" wp14:anchorId="74186629" wp14:editId="671432CC">
                <wp:simplePos x="0" y="0"/>
                <wp:positionH relativeFrom="page">
                  <wp:align>center</wp:align>
                </wp:positionH>
                <wp:positionV relativeFrom="paragraph">
                  <wp:posOffset>13335</wp:posOffset>
                </wp:positionV>
                <wp:extent cx="8134350" cy="2846705"/>
                <wp:effectExtent l="0" t="0" r="0" b="0"/>
                <wp:wrapNone/>
                <wp:docPr id="54" name="CuadroTexto 3"/>
                <wp:cNvGraphicFramePr/>
                <a:graphic xmlns:a="http://schemas.openxmlformats.org/drawingml/2006/main">
                  <a:graphicData uri="http://schemas.microsoft.com/office/word/2010/wordprocessingShape">
                    <wps:wsp>
                      <wps:cNvSpPr txBox="1"/>
                      <wps:spPr>
                        <a:xfrm>
                          <a:off x="0" y="0"/>
                          <a:ext cx="8134350" cy="2846705"/>
                        </a:xfrm>
                        <a:prstGeom prst="rect">
                          <a:avLst/>
                        </a:prstGeom>
                        <a:noFill/>
                      </wps:spPr>
                      <wps:txbx>
                        <w:txbxContent>
                          <w:p w14:paraId="15AFA331" w14:textId="77777777" w:rsidR="00BB0B7A" w:rsidRPr="00B10F99" w:rsidRDefault="00BB0B7A" w:rsidP="0090016C">
                            <w:pPr>
                              <w:pStyle w:val="Prrafodelista"/>
                              <w:jc w:val="both"/>
                              <w:rPr>
                                <w:rFonts w:ascii="Arial" w:hAnsi="Arial" w:cs="Arial"/>
                                <w:sz w:val="20"/>
                                <w:szCs w:val="20"/>
                              </w:rPr>
                            </w:pPr>
                          </w:p>
                        </w:txbxContent>
                      </wps:txbx>
                      <wps:bodyPr wrap="square" rtlCol="0">
                        <a:spAutoFit/>
                      </wps:bodyPr>
                    </wps:wsp>
                  </a:graphicData>
                </a:graphic>
              </wp:anchor>
            </w:drawing>
          </mc:Choice>
          <mc:Fallback>
            <w:pict>
              <v:shapetype w14:anchorId="74186629" id="_x0000_t202" coordsize="21600,21600" o:spt="202" path="m,l,21600r21600,l21600,xe">
                <v:stroke joinstyle="miter"/>
                <v:path gradientshapeok="t" o:connecttype="rect"/>
              </v:shapetype>
              <v:shape id="CuadroTexto 3" o:spid="_x0000_s1080" type="#_x0000_t202" style="position:absolute;left:0;text-align:left;margin-left:0;margin-top:1.05pt;width:640.5pt;height:224.15pt;z-index:2516592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" filled="f" stroked="f">
                <v:textbox style="mso-fit-shape-to-text:t">
                  <w:txbxContent>
                    <w:p w14:paraId="15AFA331" w14:textId="77777777" w:rsidR="00BB0B7A" w:rsidRPr="00B10F99" w:rsidRDefault="00BB0B7A" w:rsidP="0090016C">
                      <w:pPr>
                        <w:pStyle w:val="Prrafodelista"/>
                        <w:jc w:val="both"/>
                        <w:rPr>
                          <w:rFonts w:ascii="Arial" w:hAnsi="Arial" w:cs="Arial"/>
                          <w:sz w:val="20"/>
                          <w:szCs w:val="20"/>
                        </w:rPr>
                      </w:pPr>
                    </w:p>
                  </w:txbxContent>
                </v:textbox>
                <w10:wrap anchorx="page"/>
              </v:shape>
            </w:pict>
          </mc:Fallback>
        </mc:AlternateContent>
      </w:r>
    </w:p>
    <w:p w14:paraId="417F37C3" w14:textId="77777777" w:rsidR="0090016C" w:rsidRPr="00BF16C3" w:rsidRDefault="0090016C" w:rsidP="0090016C">
      <w:pPr>
        <w:jc w:val="both"/>
        <w:rPr>
          <w:rFonts w:ascii="Montserrat" w:hAnsi="Montserrat" w:cs="Arial"/>
        </w:rPr>
      </w:pPr>
    </w:p>
    <w:p w14:paraId="488AFE8B" w14:textId="77777777" w:rsidR="0090016C" w:rsidRPr="00BF16C3" w:rsidRDefault="0090016C" w:rsidP="0090016C">
      <w:pPr>
        <w:jc w:val="both"/>
        <w:rPr>
          <w:rFonts w:ascii="Montserrat" w:hAnsi="Montserrat" w:cs="Arial"/>
        </w:rPr>
      </w:pPr>
    </w:p>
    <w:p w14:paraId="1753F802" w14:textId="77777777" w:rsidR="0090016C" w:rsidRPr="00BF16C3" w:rsidRDefault="0090016C" w:rsidP="0090016C">
      <w:pPr>
        <w:jc w:val="both"/>
        <w:rPr>
          <w:rFonts w:ascii="Montserrat" w:hAnsi="Montserrat" w:cs="Arial"/>
          <w:b/>
          <w:sz w:val="20"/>
          <w:szCs w:val="20"/>
        </w:rPr>
      </w:pPr>
    </w:p>
    <w:p w14:paraId="0B5E3295" w14:textId="77777777" w:rsidR="0090016C" w:rsidRPr="00BF16C3" w:rsidRDefault="0090016C" w:rsidP="0090016C">
      <w:pPr>
        <w:jc w:val="both"/>
        <w:rPr>
          <w:rFonts w:ascii="Montserrat" w:hAnsi="Montserrat" w:cs="Arial"/>
          <w:b/>
          <w:sz w:val="20"/>
          <w:szCs w:val="20"/>
        </w:rPr>
      </w:pPr>
    </w:p>
    <w:p w14:paraId="37C7270A" w14:textId="00AC399F" w:rsidR="0090016C" w:rsidRPr="00BF16C3" w:rsidRDefault="00890FCE" w:rsidP="0090016C">
      <w:pPr>
        <w:rPr>
          <w:rFonts w:ascii="Montserrat" w:hAnsi="Montserrat" w:cs="Arial"/>
          <w:b/>
          <w:sz w:val="20"/>
          <w:szCs w:val="20"/>
        </w:rPr>
      </w:pPr>
      <w:ins w:id="1850" w:author="Angelica Rodriguez Ortega" w:date="2023-03-21T17:47:00Z">
        <w:r>
          <w:rPr>
            <w:rFonts w:ascii="Montserrat" w:hAnsi="Montserrat" w:cs="Arial"/>
            <w:b/>
            <w:sz w:val="20"/>
            <w:szCs w:val="20"/>
          </w:rPr>
          <w:t xml:space="preserve">              </w:t>
        </w:r>
      </w:ins>
      <w:r w:rsidR="0090016C" w:rsidRPr="00BF16C3">
        <w:rPr>
          <w:rFonts w:ascii="Montserrat" w:hAnsi="Montserrat" w:cs="Arial"/>
          <w:b/>
          <w:sz w:val="20"/>
          <w:szCs w:val="20"/>
        </w:rPr>
        <w:br w:type="page"/>
      </w:r>
    </w:p>
    <w:p w14:paraId="6E318B36" w14:textId="77777777" w:rsidR="0090016C" w:rsidRPr="00BF16C3" w:rsidRDefault="0090016C" w:rsidP="0090016C">
      <w:pPr>
        <w:jc w:val="both"/>
        <w:rPr>
          <w:rFonts w:ascii="Montserrat" w:hAnsi="Montserrat" w:cs="Arial"/>
          <w:b/>
        </w:rPr>
      </w:pPr>
      <w:r w:rsidRPr="00BF16C3">
        <w:rPr>
          <w:rFonts w:ascii="Montserrat" w:hAnsi="Montserrat" w:cs="Arial"/>
          <w:b/>
          <w:sz w:val="20"/>
          <w:szCs w:val="20"/>
        </w:rPr>
        <w:lastRenderedPageBreak/>
        <w:t>Anexo 4. Formato SE-SRC-04-A Segundo Nivel (Referencias)</w:t>
      </w:r>
    </w:p>
    <w:p w14:paraId="7DB69BFC" w14:textId="77777777" w:rsidR="0090016C" w:rsidRPr="00BF16C3" w:rsidRDefault="0090016C" w:rsidP="0090016C">
      <w:pPr>
        <w:jc w:val="both"/>
        <w:rPr>
          <w:rFonts w:ascii="Montserrat" w:hAnsi="Montserrat" w:cs="Arial"/>
        </w:rPr>
      </w:pPr>
    </w:p>
    <w:tbl>
      <w:tblPr>
        <w:tblStyle w:val="Tablaconcuadrcula"/>
        <w:tblW w:w="9278" w:type="dxa"/>
        <w:tblLook w:val="04A0" w:firstRow="1" w:lastRow="0" w:firstColumn="1" w:lastColumn="0" w:noHBand="0" w:noVBand="1"/>
      </w:tblPr>
      <w:tblGrid>
        <w:gridCol w:w="9846"/>
      </w:tblGrid>
      <w:tr w:rsidR="0090016C" w:rsidRPr="00BF16C3" w14:paraId="31328C4A" w14:textId="77777777" w:rsidTr="00397404">
        <w:trPr>
          <w:trHeight w:val="470"/>
        </w:trPr>
        <w:tc>
          <w:tcPr>
            <w:tcW w:w="9278" w:type="dxa"/>
          </w:tcPr>
          <w:p w14:paraId="618B1F09" w14:textId="77777777" w:rsidR="0090016C" w:rsidRPr="00BF16C3" w:rsidRDefault="0090016C" w:rsidP="00397404">
            <w:pPr>
              <w:tabs>
                <w:tab w:val="left" w:pos="7976"/>
              </w:tabs>
              <w:jc w:val="center"/>
              <w:rPr>
                <w:rFonts w:ascii="Montserrat" w:hAnsi="Montserrat"/>
              </w:rPr>
            </w:pPr>
            <w:r w:rsidRPr="00BF16C3">
              <w:rPr>
                <w:rFonts w:ascii="Montserrat" w:eastAsiaTheme="majorEastAsia" w:hAnsi="Montserrat" w:cs="Arial"/>
                <w:b/>
                <w:bCs/>
                <w:kern w:val="24"/>
              </w:rPr>
              <w:t>FORMATO SE-SRC-04 A SEGUNDO NIVEL</w:t>
            </w:r>
            <w:r w:rsidRPr="00BF16C3">
              <w:rPr>
                <w:rFonts w:ascii="Montserrat" w:eastAsiaTheme="majorEastAsia" w:hAnsi="Montserrat" w:cs="Arial"/>
                <w:b/>
                <w:bCs/>
                <w:kern w:val="24"/>
              </w:rPr>
              <w:br/>
              <w:t>(REFERENCIAS)</w:t>
            </w:r>
          </w:p>
        </w:tc>
      </w:tr>
      <w:tr w:rsidR="0090016C" w:rsidRPr="00BF16C3" w14:paraId="63F4647E" w14:textId="77777777" w:rsidTr="00397404">
        <w:trPr>
          <w:trHeight w:val="4825"/>
        </w:trPr>
        <w:tc>
          <w:tcPr>
            <w:tcW w:w="9278" w:type="dxa"/>
          </w:tcPr>
          <w:p w14:paraId="7B3CBB8F" w14:textId="77777777" w:rsidR="0090016C" w:rsidRPr="00BF16C3" w:rsidRDefault="0090016C" w:rsidP="00397404">
            <w:pPr>
              <w:tabs>
                <w:tab w:val="left" w:pos="7976"/>
              </w:tabs>
              <w:rPr>
                <w:rFonts w:ascii="Montserrat" w:hAnsi="Montserrat"/>
              </w:rPr>
            </w:pPr>
            <w:r w:rsidRPr="00BF16C3">
              <w:rPr>
                <w:rFonts w:ascii="Montserrat" w:hAnsi="Montserrat"/>
                <w:noProof/>
                <w:lang w:val="es-MX" w:eastAsia="es-MX"/>
              </w:rPr>
              <w:drawing>
                <wp:inline distT="0" distB="0" distL="0" distR="0" wp14:anchorId="0CED9859" wp14:editId="11FA58D0">
                  <wp:extent cx="6108700" cy="301752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08700" cy="3017520"/>
                          </a:xfrm>
                          <a:prstGeom prst="rect">
                            <a:avLst/>
                          </a:prstGeom>
                          <a:noFill/>
                        </pic:spPr>
                      </pic:pic>
                    </a:graphicData>
                  </a:graphic>
                </wp:inline>
              </w:drawing>
            </w:r>
          </w:p>
        </w:tc>
      </w:tr>
    </w:tbl>
    <w:p w14:paraId="31C0263E" w14:textId="77777777" w:rsidR="0090016C" w:rsidRPr="00BF16C3" w:rsidRDefault="0090016C" w:rsidP="0090016C">
      <w:pPr>
        <w:jc w:val="both"/>
        <w:rPr>
          <w:rFonts w:ascii="Montserrat" w:hAnsi="Montserrat" w:cs="Arial"/>
        </w:rPr>
      </w:pPr>
    </w:p>
    <w:p w14:paraId="3387E4A7" w14:textId="77777777" w:rsidR="0090016C" w:rsidRPr="00BF16C3" w:rsidRDefault="0090016C" w:rsidP="0090016C">
      <w:pPr>
        <w:jc w:val="both"/>
        <w:rPr>
          <w:rFonts w:ascii="Montserrat" w:hAnsi="Montserrat" w:cs="Arial"/>
        </w:rPr>
      </w:pPr>
    </w:p>
    <w:p w14:paraId="7F5BA31F" w14:textId="77777777" w:rsidR="0090016C" w:rsidRPr="00BF16C3" w:rsidRDefault="0090016C" w:rsidP="0090016C">
      <w:pPr>
        <w:jc w:val="both"/>
        <w:rPr>
          <w:rFonts w:ascii="Montserrat" w:hAnsi="Montserrat" w:cs="Arial"/>
        </w:rPr>
      </w:pPr>
    </w:p>
    <w:p w14:paraId="798DCEE6" w14:textId="77777777" w:rsidR="0090016C" w:rsidRPr="00BF16C3" w:rsidRDefault="0090016C" w:rsidP="0090016C">
      <w:pPr>
        <w:jc w:val="both"/>
        <w:rPr>
          <w:rFonts w:ascii="Montserrat" w:hAnsi="Montserrat" w:cs="Arial"/>
        </w:rPr>
      </w:pPr>
    </w:p>
    <w:p w14:paraId="50474A76" w14:textId="77777777" w:rsidR="0090016C" w:rsidRPr="00BF16C3" w:rsidRDefault="0090016C" w:rsidP="0090016C">
      <w:pPr>
        <w:jc w:val="both"/>
        <w:rPr>
          <w:rFonts w:ascii="Montserrat" w:hAnsi="Montserrat" w:cs="Arial"/>
        </w:rPr>
      </w:pPr>
    </w:p>
    <w:p w14:paraId="5A0062EA" w14:textId="77777777" w:rsidR="0090016C" w:rsidRPr="00BF16C3" w:rsidRDefault="0090016C" w:rsidP="0090016C">
      <w:pPr>
        <w:jc w:val="both"/>
        <w:rPr>
          <w:rFonts w:ascii="Montserrat" w:hAnsi="Montserrat" w:cs="Arial"/>
        </w:rPr>
      </w:pPr>
    </w:p>
    <w:p w14:paraId="5BDF80E0" w14:textId="77777777" w:rsidR="0090016C" w:rsidRPr="00BF16C3" w:rsidRDefault="0090016C" w:rsidP="0090016C">
      <w:pPr>
        <w:rPr>
          <w:rFonts w:ascii="Montserrat" w:hAnsi="Montserrat" w:cs="Arial"/>
        </w:rPr>
      </w:pPr>
      <w:r w:rsidRPr="00BF16C3">
        <w:rPr>
          <w:rFonts w:ascii="Montserrat" w:hAnsi="Montserrat" w:cs="Arial"/>
        </w:rPr>
        <w:br w:type="page"/>
      </w:r>
    </w:p>
    <w:p w14:paraId="285FF15C" w14:textId="77777777" w:rsidR="0090016C" w:rsidRPr="00BF16C3" w:rsidRDefault="0090016C" w:rsidP="0090016C">
      <w:pPr>
        <w:jc w:val="both"/>
        <w:rPr>
          <w:rFonts w:ascii="Montserrat" w:hAnsi="Montserrat" w:cs="Arial"/>
          <w:b/>
          <w:sz w:val="20"/>
          <w:szCs w:val="20"/>
        </w:rPr>
      </w:pPr>
    </w:p>
    <w:tbl>
      <w:tblPr>
        <w:tblpPr w:leftFromText="141" w:rightFromText="141" w:vertAnchor="page" w:horzAnchor="margin" w:tblpY="2479"/>
        <w:tblW w:w="97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81"/>
        <w:gridCol w:w="3534"/>
        <w:gridCol w:w="4967"/>
      </w:tblGrid>
      <w:tr w:rsidR="00803835" w:rsidRPr="00BF16C3" w14:paraId="10967C4E" w14:textId="77777777" w:rsidTr="00803835">
        <w:trPr>
          <w:trHeight w:val="451"/>
        </w:trPr>
        <w:tc>
          <w:tcPr>
            <w:tcW w:w="4815" w:type="dxa"/>
            <w:gridSpan w:val="2"/>
            <w:vAlign w:val="center"/>
          </w:tcPr>
          <w:p w14:paraId="03BB240D"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Instructivo de llenado</w:t>
            </w:r>
          </w:p>
        </w:tc>
        <w:tc>
          <w:tcPr>
            <w:tcW w:w="4967" w:type="dxa"/>
            <w:vAlign w:val="center"/>
          </w:tcPr>
          <w:p w14:paraId="3D62C118" w14:textId="77777777" w:rsidR="00803835" w:rsidRPr="00BF16C3" w:rsidRDefault="00803835" w:rsidP="00803835">
            <w:pPr>
              <w:tabs>
                <w:tab w:val="right" w:leader="dot" w:pos="9639"/>
              </w:tabs>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Clave del formato: </w:t>
            </w:r>
            <w:r w:rsidRPr="00BF16C3">
              <w:rPr>
                <w:rFonts w:ascii="Montserrat" w:eastAsia="Times New Roman" w:hAnsi="Montserrat" w:cs="Arial"/>
                <w:bCs/>
                <w:sz w:val="18"/>
                <w:szCs w:val="20"/>
                <w:lang w:eastAsia="es-ES"/>
              </w:rPr>
              <w:t xml:space="preserve"> SE-SRC-04-A</w:t>
            </w:r>
          </w:p>
        </w:tc>
      </w:tr>
      <w:tr w:rsidR="00803835" w:rsidRPr="00BF16C3" w14:paraId="38E9D59D" w14:textId="77777777" w:rsidTr="00803835">
        <w:trPr>
          <w:trHeight w:val="251"/>
        </w:trPr>
        <w:tc>
          <w:tcPr>
            <w:tcW w:w="1281" w:type="dxa"/>
            <w:tcBorders>
              <w:bottom w:val="single" w:sz="4" w:space="0" w:color="000000"/>
            </w:tcBorders>
            <w:vAlign w:val="center"/>
          </w:tcPr>
          <w:p w14:paraId="782B73DB"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p>
        </w:tc>
        <w:tc>
          <w:tcPr>
            <w:tcW w:w="3534" w:type="dxa"/>
            <w:tcBorders>
              <w:bottom w:val="single" w:sz="4" w:space="0" w:color="000000"/>
            </w:tcBorders>
            <w:vAlign w:val="center"/>
          </w:tcPr>
          <w:p w14:paraId="36088940"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Campo</w:t>
            </w:r>
          </w:p>
        </w:tc>
        <w:tc>
          <w:tcPr>
            <w:tcW w:w="4967" w:type="dxa"/>
            <w:tcBorders>
              <w:bottom w:val="single" w:sz="4" w:space="0" w:color="000000"/>
            </w:tcBorders>
            <w:vAlign w:val="center"/>
          </w:tcPr>
          <w:p w14:paraId="00863D49"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Descripción</w:t>
            </w:r>
          </w:p>
        </w:tc>
      </w:tr>
      <w:tr w:rsidR="00803835" w:rsidRPr="00BF16C3" w14:paraId="12682C76" w14:textId="77777777" w:rsidTr="00803835">
        <w:trPr>
          <w:trHeight w:val="48"/>
        </w:trPr>
        <w:tc>
          <w:tcPr>
            <w:tcW w:w="1281" w:type="dxa"/>
            <w:tcBorders>
              <w:left w:val="single" w:sz="4" w:space="0" w:color="auto"/>
              <w:bottom w:val="single" w:sz="4" w:space="0" w:color="auto"/>
              <w:right w:val="single" w:sz="4" w:space="0" w:color="auto"/>
            </w:tcBorders>
            <w:vAlign w:val="center"/>
          </w:tcPr>
          <w:p w14:paraId="7DB4B56F"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w:t>
            </w:r>
          </w:p>
        </w:tc>
        <w:tc>
          <w:tcPr>
            <w:tcW w:w="3534" w:type="dxa"/>
            <w:tcBorders>
              <w:left w:val="single" w:sz="4" w:space="0" w:color="auto"/>
              <w:bottom w:val="single" w:sz="4" w:space="0" w:color="auto"/>
              <w:right w:val="single" w:sz="4" w:space="0" w:color="auto"/>
            </w:tcBorders>
            <w:vAlign w:val="center"/>
          </w:tcPr>
          <w:p w14:paraId="18A160FB"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Delegación </w:t>
            </w:r>
          </w:p>
        </w:tc>
        <w:tc>
          <w:tcPr>
            <w:tcW w:w="4967" w:type="dxa"/>
            <w:tcBorders>
              <w:left w:val="single" w:sz="4" w:space="0" w:color="auto"/>
              <w:bottom w:val="single" w:sz="4" w:space="0" w:color="auto"/>
            </w:tcBorders>
          </w:tcPr>
          <w:p w14:paraId="02124831"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 la Delegación que elabora el reporte.</w:t>
            </w:r>
          </w:p>
        </w:tc>
      </w:tr>
      <w:tr w:rsidR="00803835" w:rsidRPr="00BF16C3" w14:paraId="2BAC2A85" w14:textId="77777777" w:rsidTr="00803835">
        <w:trPr>
          <w:trHeight w:val="48"/>
        </w:trPr>
        <w:tc>
          <w:tcPr>
            <w:tcW w:w="1281" w:type="dxa"/>
            <w:tcBorders>
              <w:left w:val="single" w:sz="4" w:space="0" w:color="auto"/>
              <w:bottom w:val="single" w:sz="4" w:space="0" w:color="auto"/>
              <w:right w:val="single" w:sz="4" w:space="0" w:color="auto"/>
            </w:tcBorders>
            <w:vAlign w:val="center"/>
          </w:tcPr>
          <w:p w14:paraId="417E683C"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w:t>
            </w:r>
          </w:p>
        </w:tc>
        <w:tc>
          <w:tcPr>
            <w:tcW w:w="3534" w:type="dxa"/>
            <w:tcBorders>
              <w:left w:val="single" w:sz="4" w:space="0" w:color="auto"/>
              <w:bottom w:val="single" w:sz="4" w:space="0" w:color="auto"/>
              <w:right w:val="single" w:sz="4" w:space="0" w:color="auto"/>
            </w:tcBorders>
            <w:vAlign w:val="center"/>
          </w:tcPr>
          <w:p w14:paraId="2971AD93"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Mes</w:t>
            </w:r>
          </w:p>
        </w:tc>
        <w:tc>
          <w:tcPr>
            <w:tcW w:w="4967" w:type="dxa"/>
            <w:tcBorders>
              <w:left w:val="single" w:sz="4" w:space="0" w:color="auto"/>
              <w:bottom w:val="single" w:sz="4" w:space="0" w:color="auto"/>
            </w:tcBorders>
          </w:tcPr>
          <w:p w14:paraId="091CA9D6"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mes de productividad que se va a reportar.</w:t>
            </w:r>
          </w:p>
        </w:tc>
      </w:tr>
      <w:tr w:rsidR="00803835" w:rsidRPr="00BF16C3" w14:paraId="4A62ABE4"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06E7F781"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3</w:t>
            </w:r>
          </w:p>
        </w:tc>
        <w:tc>
          <w:tcPr>
            <w:tcW w:w="3534" w:type="dxa"/>
            <w:tcBorders>
              <w:top w:val="single" w:sz="4" w:space="0" w:color="auto"/>
              <w:left w:val="single" w:sz="4" w:space="0" w:color="auto"/>
              <w:bottom w:val="single" w:sz="4" w:space="0" w:color="auto"/>
              <w:right w:val="single" w:sz="4" w:space="0" w:color="auto"/>
            </w:tcBorders>
            <w:vAlign w:val="center"/>
          </w:tcPr>
          <w:p w14:paraId="0C0EB269"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Año</w:t>
            </w:r>
          </w:p>
        </w:tc>
        <w:tc>
          <w:tcPr>
            <w:tcW w:w="4967" w:type="dxa"/>
            <w:tcBorders>
              <w:top w:val="single" w:sz="4" w:space="0" w:color="auto"/>
              <w:left w:val="single" w:sz="4" w:space="0" w:color="auto"/>
              <w:bottom w:val="single" w:sz="4" w:space="0" w:color="auto"/>
            </w:tcBorders>
          </w:tcPr>
          <w:p w14:paraId="2ADF0F82"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año al que pertenece el reporte.</w:t>
            </w:r>
          </w:p>
        </w:tc>
      </w:tr>
      <w:tr w:rsidR="00803835" w:rsidRPr="00BF16C3" w14:paraId="7FDC28D5"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46693679"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4</w:t>
            </w:r>
          </w:p>
        </w:tc>
        <w:tc>
          <w:tcPr>
            <w:tcW w:w="3534" w:type="dxa"/>
            <w:tcBorders>
              <w:top w:val="single" w:sz="4" w:space="0" w:color="auto"/>
              <w:left w:val="single" w:sz="4" w:space="0" w:color="auto"/>
              <w:bottom w:val="single" w:sz="4" w:space="0" w:color="auto"/>
              <w:right w:val="single" w:sz="4" w:space="0" w:color="auto"/>
            </w:tcBorders>
            <w:vAlign w:val="center"/>
          </w:tcPr>
          <w:p w14:paraId="4D5BA855"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Consultas otorgadas</w:t>
            </w:r>
          </w:p>
        </w:tc>
        <w:tc>
          <w:tcPr>
            <w:tcW w:w="4967" w:type="dxa"/>
            <w:tcBorders>
              <w:top w:val="single" w:sz="4" w:space="0" w:color="auto"/>
              <w:left w:val="single" w:sz="4" w:space="0" w:color="auto"/>
              <w:bottom w:val="single" w:sz="4" w:space="0" w:color="auto"/>
            </w:tcBorders>
          </w:tcPr>
          <w:p w14:paraId="50559FB1"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consultas otorgadas por unidades médicas, distinguiendo entre el número de consultas de primera vez y el número total de consultas.</w:t>
            </w:r>
          </w:p>
        </w:tc>
      </w:tr>
      <w:tr w:rsidR="00803835" w:rsidRPr="00BF16C3" w14:paraId="3FFD3EEA"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3C1763EC"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5</w:t>
            </w:r>
          </w:p>
        </w:tc>
        <w:tc>
          <w:tcPr>
            <w:tcW w:w="3534" w:type="dxa"/>
            <w:tcBorders>
              <w:top w:val="single" w:sz="4" w:space="0" w:color="auto"/>
              <w:left w:val="single" w:sz="4" w:space="0" w:color="auto"/>
              <w:bottom w:val="single" w:sz="4" w:space="0" w:color="auto"/>
              <w:right w:val="single" w:sz="4" w:space="0" w:color="auto"/>
            </w:tcBorders>
            <w:vAlign w:val="center"/>
          </w:tcPr>
          <w:p w14:paraId="686127FA"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Referencias recibidas por nivel de atención</w:t>
            </w:r>
          </w:p>
        </w:tc>
        <w:tc>
          <w:tcPr>
            <w:tcW w:w="4967" w:type="dxa"/>
            <w:tcBorders>
              <w:top w:val="single" w:sz="4" w:space="0" w:color="auto"/>
              <w:left w:val="single" w:sz="4" w:space="0" w:color="auto"/>
              <w:bottom w:val="single" w:sz="4" w:space="0" w:color="auto"/>
            </w:tcBorders>
          </w:tcPr>
          <w:p w14:paraId="72479A74"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referencias recibidas del primer nivel o un mismo segundo nivel de atención.</w:t>
            </w:r>
          </w:p>
        </w:tc>
      </w:tr>
      <w:tr w:rsidR="00803835" w:rsidRPr="00BF16C3" w14:paraId="5DB14736"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71636AB3"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6</w:t>
            </w:r>
          </w:p>
        </w:tc>
        <w:tc>
          <w:tcPr>
            <w:tcW w:w="3534" w:type="dxa"/>
            <w:tcBorders>
              <w:top w:val="single" w:sz="4" w:space="0" w:color="auto"/>
              <w:left w:val="single" w:sz="4" w:space="0" w:color="auto"/>
              <w:bottom w:val="single" w:sz="4" w:space="0" w:color="auto"/>
              <w:right w:val="single" w:sz="4" w:space="0" w:color="auto"/>
            </w:tcBorders>
            <w:vAlign w:val="center"/>
          </w:tcPr>
          <w:p w14:paraId="0E01511D"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Referencias realizadas por nivel de atención</w:t>
            </w:r>
          </w:p>
        </w:tc>
        <w:tc>
          <w:tcPr>
            <w:tcW w:w="4967" w:type="dxa"/>
            <w:tcBorders>
              <w:top w:val="single" w:sz="4" w:space="0" w:color="auto"/>
              <w:left w:val="single" w:sz="4" w:space="0" w:color="auto"/>
              <w:bottom w:val="single" w:sz="4" w:space="0" w:color="auto"/>
            </w:tcBorders>
          </w:tcPr>
          <w:p w14:paraId="63917137"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referencias realizadas, indicando si fueron hechas a un mismo segundo nivel o a un tercer de atención.</w:t>
            </w:r>
          </w:p>
        </w:tc>
      </w:tr>
      <w:tr w:rsidR="00803835" w:rsidRPr="00BF16C3" w14:paraId="79660295"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7505C299"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7</w:t>
            </w:r>
          </w:p>
        </w:tc>
        <w:tc>
          <w:tcPr>
            <w:tcW w:w="3534" w:type="dxa"/>
            <w:tcBorders>
              <w:top w:val="single" w:sz="4" w:space="0" w:color="auto"/>
              <w:left w:val="single" w:sz="4" w:space="0" w:color="auto"/>
              <w:bottom w:val="single" w:sz="4" w:space="0" w:color="auto"/>
              <w:right w:val="single" w:sz="4" w:space="0" w:color="auto"/>
            </w:tcBorders>
            <w:vAlign w:val="center"/>
          </w:tcPr>
          <w:p w14:paraId="79075B91"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Sexo</w:t>
            </w:r>
          </w:p>
        </w:tc>
        <w:tc>
          <w:tcPr>
            <w:tcW w:w="4967" w:type="dxa"/>
            <w:tcBorders>
              <w:top w:val="single" w:sz="4" w:space="0" w:color="auto"/>
              <w:left w:val="single" w:sz="4" w:space="0" w:color="auto"/>
              <w:bottom w:val="single" w:sz="4" w:space="0" w:color="auto"/>
            </w:tcBorders>
          </w:tcPr>
          <w:p w14:paraId="2A50D0C6"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desglosa del número total de referencias, cuantas pertenecen al género Masculino y al Femenino respectivamente.</w:t>
            </w:r>
          </w:p>
        </w:tc>
      </w:tr>
      <w:tr w:rsidR="00803835" w:rsidRPr="00BF16C3" w14:paraId="1E43CCDA"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597E1958"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8</w:t>
            </w:r>
          </w:p>
        </w:tc>
        <w:tc>
          <w:tcPr>
            <w:tcW w:w="3534" w:type="dxa"/>
            <w:tcBorders>
              <w:top w:val="single" w:sz="4" w:space="0" w:color="auto"/>
              <w:left w:val="single" w:sz="4" w:space="0" w:color="auto"/>
              <w:bottom w:val="single" w:sz="4" w:space="0" w:color="auto"/>
              <w:right w:val="single" w:sz="4" w:space="0" w:color="auto"/>
            </w:tcBorders>
            <w:vAlign w:val="center"/>
          </w:tcPr>
          <w:p w14:paraId="559F31B0"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Tipo de Referencia</w:t>
            </w:r>
          </w:p>
        </w:tc>
        <w:tc>
          <w:tcPr>
            <w:tcW w:w="4967" w:type="dxa"/>
            <w:tcBorders>
              <w:top w:val="single" w:sz="4" w:space="0" w:color="auto"/>
              <w:left w:val="single" w:sz="4" w:space="0" w:color="auto"/>
              <w:bottom w:val="single" w:sz="4" w:space="0" w:color="auto"/>
            </w:tcBorders>
          </w:tcPr>
          <w:p w14:paraId="57421C48" w14:textId="77777777" w:rsidR="00803835" w:rsidRPr="00BF16C3" w:rsidRDefault="00803835" w:rsidP="00803835">
            <w:pP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desglosa del número total de referencias, cuantas fueron realizadas de primera vez y cuantas por citas subsecuentes.</w:t>
            </w:r>
          </w:p>
        </w:tc>
      </w:tr>
      <w:tr w:rsidR="00803835" w:rsidRPr="00BF16C3" w14:paraId="6F5D6162"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2A1680BE"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9</w:t>
            </w:r>
          </w:p>
        </w:tc>
        <w:tc>
          <w:tcPr>
            <w:tcW w:w="3534" w:type="dxa"/>
            <w:tcBorders>
              <w:top w:val="single" w:sz="4" w:space="0" w:color="auto"/>
              <w:left w:val="single" w:sz="4" w:space="0" w:color="auto"/>
              <w:bottom w:val="single" w:sz="4" w:space="0" w:color="auto"/>
              <w:right w:val="single" w:sz="4" w:space="0" w:color="auto"/>
            </w:tcBorders>
            <w:vAlign w:val="center"/>
          </w:tcPr>
          <w:p w14:paraId="3C55BFAE"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Forma de traslado de pacientes referidos</w:t>
            </w:r>
          </w:p>
        </w:tc>
        <w:tc>
          <w:tcPr>
            <w:tcW w:w="4967" w:type="dxa"/>
            <w:tcBorders>
              <w:top w:val="single" w:sz="4" w:space="0" w:color="auto"/>
              <w:left w:val="single" w:sz="4" w:space="0" w:color="auto"/>
              <w:bottom w:val="single" w:sz="4" w:space="0" w:color="auto"/>
            </w:tcBorders>
          </w:tcPr>
          <w:p w14:paraId="40A75B11"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desglosa del número total de referencias, el medio de transporte utilizado para realizar la referencia, siendo las opciones: autobús, ambulancia, automóvil o aéreo.</w:t>
            </w:r>
          </w:p>
        </w:tc>
      </w:tr>
      <w:tr w:rsidR="00803835" w:rsidRPr="00BF16C3" w14:paraId="5F9BE828"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6C6DCE02"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10</w:t>
            </w:r>
          </w:p>
        </w:tc>
        <w:tc>
          <w:tcPr>
            <w:tcW w:w="3534" w:type="dxa"/>
            <w:tcBorders>
              <w:top w:val="single" w:sz="4" w:space="0" w:color="auto"/>
              <w:left w:val="single" w:sz="4" w:space="0" w:color="auto"/>
              <w:bottom w:val="single" w:sz="4" w:space="0" w:color="auto"/>
              <w:right w:val="single" w:sz="4" w:space="0" w:color="auto"/>
            </w:tcBorders>
            <w:vAlign w:val="center"/>
          </w:tcPr>
          <w:p w14:paraId="4B8501A9"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Acompañante</w:t>
            </w:r>
          </w:p>
        </w:tc>
        <w:tc>
          <w:tcPr>
            <w:tcW w:w="4967" w:type="dxa"/>
            <w:tcBorders>
              <w:top w:val="single" w:sz="4" w:space="0" w:color="auto"/>
              <w:left w:val="single" w:sz="4" w:space="0" w:color="auto"/>
              <w:bottom w:val="single" w:sz="4" w:space="0" w:color="auto"/>
            </w:tcBorders>
          </w:tcPr>
          <w:p w14:paraId="489D8FA1"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si debido a la patología los pacientes enviados por </w:t>
            </w:r>
            <w:proofErr w:type="gramStart"/>
            <w:r w:rsidRPr="00BF16C3">
              <w:rPr>
                <w:rFonts w:ascii="Montserrat" w:eastAsia="Times New Roman" w:hAnsi="Montserrat" w:cs="Arial"/>
                <w:bCs/>
                <w:sz w:val="20"/>
                <w:szCs w:val="20"/>
                <w:lang w:eastAsia="es-ES"/>
              </w:rPr>
              <w:t>referencia,</w:t>
            </w:r>
            <w:proofErr w:type="gramEnd"/>
            <w:r w:rsidRPr="00BF16C3">
              <w:rPr>
                <w:rFonts w:ascii="Montserrat" w:eastAsia="Times New Roman" w:hAnsi="Montserrat" w:cs="Arial"/>
                <w:bCs/>
                <w:sz w:val="20"/>
                <w:szCs w:val="20"/>
                <w:lang w:eastAsia="es-ES"/>
              </w:rPr>
              <w:t xml:space="preserve"> se trasladaron con acompañante o por cuenta propia.</w:t>
            </w:r>
          </w:p>
        </w:tc>
      </w:tr>
      <w:tr w:rsidR="00803835" w:rsidRPr="00BF16C3" w14:paraId="5643CFD1"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7B262A1C"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11</w:t>
            </w:r>
          </w:p>
        </w:tc>
        <w:tc>
          <w:tcPr>
            <w:tcW w:w="3534" w:type="dxa"/>
            <w:tcBorders>
              <w:top w:val="single" w:sz="4" w:space="0" w:color="auto"/>
              <w:left w:val="single" w:sz="4" w:space="0" w:color="auto"/>
              <w:bottom w:val="single" w:sz="4" w:space="0" w:color="auto"/>
              <w:right w:val="single" w:sz="4" w:space="0" w:color="auto"/>
            </w:tcBorders>
            <w:vAlign w:val="center"/>
          </w:tcPr>
          <w:p w14:paraId="022A5D60"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Motivo de envío</w:t>
            </w:r>
          </w:p>
        </w:tc>
        <w:tc>
          <w:tcPr>
            <w:tcW w:w="4967" w:type="dxa"/>
            <w:tcBorders>
              <w:top w:val="single" w:sz="4" w:space="0" w:color="auto"/>
              <w:left w:val="single" w:sz="4" w:space="0" w:color="auto"/>
              <w:bottom w:val="single" w:sz="4" w:space="0" w:color="auto"/>
            </w:tcBorders>
          </w:tcPr>
          <w:p w14:paraId="2E4CE040"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desglosa del número total de referencias, el motivo indicado por el formato SM1-17 por el cual el paciente fue enviado por referencia.</w:t>
            </w:r>
          </w:p>
        </w:tc>
      </w:tr>
      <w:tr w:rsidR="00803835" w:rsidRPr="00BF16C3" w14:paraId="31083B75"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02886A3C"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12</w:t>
            </w:r>
          </w:p>
        </w:tc>
        <w:tc>
          <w:tcPr>
            <w:tcW w:w="3534" w:type="dxa"/>
            <w:tcBorders>
              <w:top w:val="single" w:sz="4" w:space="0" w:color="auto"/>
              <w:left w:val="single" w:sz="4" w:space="0" w:color="auto"/>
              <w:bottom w:val="single" w:sz="4" w:space="0" w:color="auto"/>
              <w:right w:val="single" w:sz="4" w:space="0" w:color="auto"/>
            </w:tcBorders>
            <w:vAlign w:val="center"/>
          </w:tcPr>
          <w:p w14:paraId="46602317"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Costo total de los traslados</w:t>
            </w:r>
          </w:p>
        </w:tc>
        <w:tc>
          <w:tcPr>
            <w:tcW w:w="4967" w:type="dxa"/>
            <w:tcBorders>
              <w:top w:val="single" w:sz="4" w:space="0" w:color="auto"/>
              <w:left w:val="single" w:sz="4" w:space="0" w:color="auto"/>
              <w:bottom w:val="single" w:sz="4" w:space="0" w:color="auto"/>
            </w:tcBorders>
          </w:tcPr>
          <w:p w14:paraId="712EF209"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costo total erogado por las referencias realizadas por unidad médica.</w:t>
            </w:r>
          </w:p>
        </w:tc>
      </w:tr>
      <w:tr w:rsidR="00803835" w:rsidRPr="00BF16C3" w14:paraId="399F0F00"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23DDB878"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13</w:t>
            </w:r>
          </w:p>
        </w:tc>
        <w:tc>
          <w:tcPr>
            <w:tcW w:w="3534" w:type="dxa"/>
            <w:tcBorders>
              <w:top w:val="single" w:sz="4" w:space="0" w:color="auto"/>
              <w:left w:val="single" w:sz="4" w:space="0" w:color="auto"/>
              <w:bottom w:val="single" w:sz="4" w:space="0" w:color="auto"/>
              <w:right w:val="single" w:sz="4" w:space="0" w:color="auto"/>
            </w:tcBorders>
            <w:vAlign w:val="center"/>
          </w:tcPr>
          <w:p w14:paraId="0BFA9995"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responsable del programa</w:t>
            </w:r>
          </w:p>
        </w:tc>
        <w:tc>
          <w:tcPr>
            <w:tcW w:w="4967" w:type="dxa"/>
            <w:tcBorders>
              <w:top w:val="single" w:sz="4" w:space="0" w:color="auto"/>
              <w:left w:val="single" w:sz="4" w:space="0" w:color="auto"/>
              <w:bottom w:val="single" w:sz="4" w:space="0" w:color="auto"/>
            </w:tcBorders>
          </w:tcPr>
          <w:p w14:paraId="27E28F45"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responsable del programa SIRECO en la unidad médica y posterior a la impresión del informe se deberá firmar por el mismo.</w:t>
            </w:r>
          </w:p>
        </w:tc>
      </w:tr>
      <w:tr w:rsidR="00803835" w:rsidRPr="00BF16C3" w14:paraId="77DB678D" w14:textId="77777777" w:rsidTr="00803835">
        <w:trPr>
          <w:trHeight w:val="48"/>
        </w:trPr>
        <w:tc>
          <w:tcPr>
            <w:tcW w:w="1281" w:type="dxa"/>
            <w:tcBorders>
              <w:top w:val="single" w:sz="4" w:space="0" w:color="auto"/>
              <w:left w:val="single" w:sz="4" w:space="0" w:color="auto"/>
              <w:bottom w:val="single" w:sz="4" w:space="0" w:color="auto"/>
              <w:right w:val="single" w:sz="4" w:space="0" w:color="auto"/>
            </w:tcBorders>
            <w:vAlign w:val="center"/>
          </w:tcPr>
          <w:p w14:paraId="260F5109" w14:textId="77777777" w:rsidR="00803835" w:rsidRPr="00BF16C3" w:rsidRDefault="00803835" w:rsidP="00803835">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14</w:t>
            </w:r>
          </w:p>
        </w:tc>
        <w:tc>
          <w:tcPr>
            <w:tcW w:w="3534" w:type="dxa"/>
            <w:tcBorders>
              <w:top w:val="single" w:sz="4" w:space="0" w:color="auto"/>
              <w:left w:val="single" w:sz="4" w:space="0" w:color="auto"/>
              <w:bottom w:val="single" w:sz="4" w:space="0" w:color="auto"/>
              <w:right w:val="single" w:sz="4" w:space="0" w:color="auto"/>
            </w:tcBorders>
            <w:vAlign w:val="center"/>
          </w:tcPr>
          <w:p w14:paraId="34A49E89" w14:textId="77777777" w:rsidR="00803835" w:rsidRPr="00BF16C3" w:rsidRDefault="00803835" w:rsidP="00803835">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director de la unidad</w:t>
            </w:r>
          </w:p>
        </w:tc>
        <w:tc>
          <w:tcPr>
            <w:tcW w:w="4967" w:type="dxa"/>
            <w:tcBorders>
              <w:top w:val="single" w:sz="4" w:space="0" w:color="auto"/>
              <w:left w:val="single" w:sz="4" w:space="0" w:color="auto"/>
              <w:bottom w:val="single" w:sz="4" w:space="0" w:color="auto"/>
            </w:tcBorders>
          </w:tcPr>
          <w:p w14:paraId="2A62C690" w14:textId="77777777" w:rsidR="00803835" w:rsidRPr="00BF16C3" w:rsidRDefault="00803835" w:rsidP="00803835">
            <w:pPr>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director de la unidad médica y posterior a la impresión del informe se deberá firmar por el mismo.</w:t>
            </w:r>
          </w:p>
          <w:p w14:paraId="2A683F28" w14:textId="77777777" w:rsidR="00803835" w:rsidRPr="00BF16C3" w:rsidRDefault="00803835" w:rsidP="00803835">
            <w:pPr>
              <w:jc w:val="both"/>
              <w:rPr>
                <w:rFonts w:ascii="Montserrat" w:eastAsia="Times New Roman" w:hAnsi="Montserrat" w:cs="Arial"/>
                <w:bCs/>
                <w:sz w:val="20"/>
                <w:szCs w:val="20"/>
                <w:lang w:eastAsia="es-ES"/>
              </w:rPr>
            </w:pPr>
          </w:p>
          <w:p w14:paraId="7C4BA7E3" w14:textId="77777777" w:rsidR="00803835" w:rsidRPr="00BF16C3" w:rsidRDefault="00803835" w:rsidP="00803835">
            <w:pPr>
              <w:jc w:val="both"/>
              <w:rPr>
                <w:rFonts w:ascii="Montserrat" w:eastAsia="Times New Roman" w:hAnsi="Montserrat" w:cs="Arial"/>
                <w:bCs/>
                <w:sz w:val="20"/>
                <w:szCs w:val="20"/>
                <w:lang w:eastAsia="es-ES"/>
              </w:rPr>
            </w:pPr>
          </w:p>
          <w:p w14:paraId="7D749ECE" w14:textId="77777777" w:rsidR="00803835" w:rsidRPr="00BF16C3" w:rsidRDefault="00803835" w:rsidP="00803835">
            <w:pPr>
              <w:jc w:val="both"/>
              <w:rPr>
                <w:rFonts w:ascii="Montserrat" w:eastAsia="Times New Roman" w:hAnsi="Montserrat" w:cs="Arial"/>
                <w:bCs/>
                <w:sz w:val="20"/>
                <w:szCs w:val="20"/>
                <w:lang w:eastAsia="es-ES"/>
              </w:rPr>
            </w:pPr>
          </w:p>
          <w:p w14:paraId="7DFD420A" w14:textId="77777777" w:rsidR="00803835" w:rsidRPr="00BF16C3" w:rsidRDefault="00803835" w:rsidP="00803835">
            <w:pPr>
              <w:jc w:val="both"/>
              <w:rPr>
                <w:rFonts w:ascii="Montserrat" w:eastAsia="Times New Roman" w:hAnsi="Montserrat" w:cs="Arial"/>
                <w:bCs/>
                <w:sz w:val="20"/>
                <w:szCs w:val="20"/>
                <w:lang w:eastAsia="es-ES"/>
              </w:rPr>
            </w:pPr>
          </w:p>
        </w:tc>
      </w:tr>
    </w:tbl>
    <w:p w14:paraId="3720780C"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t>Anexo 4. Formato SE-SRC-04-A Segundo Nivel (Referencias):</w:t>
      </w:r>
    </w:p>
    <w:p w14:paraId="73AA2685" w14:textId="77777777" w:rsidR="0090016C" w:rsidRPr="00BF16C3" w:rsidRDefault="0090016C" w:rsidP="0090016C">
      <w:pPr>
        <w:jc w:val="both"/>
        <w:rPr>
          <w:rFonts w:ascii="Montserrat" w:hAnsi="Montserrat" w:cs="Arial"/>
          <w:b/>
          <w:sz w:val="20"/>
          <w:szCs w:val="20"/>
        </w:rPr>
      </w:pPr>
    </w:p>
    <w:p w14:paraId="6194A510" w14:textId="77777777" w:rsidR="0090016C" w:rsidRPr="00BF16C3" w:rsidRDefault="0090016C" w:rsidP="0090016C">
      <w:pPr>
        <w:rPr>
          <w:rFonts w:ascii="Montserrat" w:hAnsi="Montserrat" w:cs="Arial"/>
        </w:rPr>
      </w:pPr>
    </w:p>
    <w:p w14:paraId="1E8D549F" w14:textId="77777777" w:rsidR="0090016C" w:rsidRDefault="0090016C" w:rsidP="0090016C">
      <w:pPr>
        <w:jc w:val="both"/>
        <w:rPr>
          <w:rFonts w:ascii="Montserrat" w:hAnsi="Montserrat" w:cs="Arial"/>
          <w:b/>
          <w:sz w:val="20"/>
          <w:szCs w:val="20"/>
        </w:rPr>
      </w:pPr>
    </w:p>
    <w:p w14:paraId="2EF40A44" w14:textId="77777777" w:rsidR="00C10003" w:rsidRDefault="00C10003" w:rsidP="0090016C">
      <w:pPr>
        <w:jc w:val="both"/>
        <w:rPr>
          <w:rFonts w:ascii="Montserrat" w:hAnsi="Montserrat" w:cs="Arial"/>
          <w:b/>
          <w:sz w:val="20"/>
          <w:szCs w:val="20"/>
        </w:rPr>
      </w:pPr>
    </w:p>
    <w:p w14:paraId="633A9683" w14:textId="77777777" w:rsidR="00C10003" w:rsidRDefault="00C10003" w:rsidP="0090016C">
      <w:pPr>
        <w:jc w:val="both"/>
        <w:rPr>
          <w:rFonts w:ascii="Montserrat" w:hAnsi="Montserrat" w:cs="Arial"/>
        </w:rPr>
      </w:pPr>
    </w:p>
    <w:p w14:paraId="59AD0830" w14:textId="77777777" w:rsidR="00C10003" w:rsidRDefault="00C10003" w:rsidP="0090016C">
      <w:pPr>
        <w:jc w:val="both"/>
        <w:rPr>
          <w:rFonts w:ascii="Montserrat" w:hAnsi="Montserrat" w:cs="Arial"/>
        </w:rPr>
      </w:pPr>
    </w:p>
    <w:p w14:paraId="5E200927" w14:textId="77777777" w:rsidR="00C10003" w:rsidRPr="00BF16C3" w:rsidRDefault="00C10003" w:rsidP="00C10003">
      <w:pPr>
        <w:tabs>
          <w:tab w:val="left" w:pos="5704"/>
        </w:tabs>
        <w:rPr>
          <w:rFonts w:ascii="Montserrat" w:hAnsi="Montserrat" w:cs="Arial"/>
        </w:rPr>
      </w:pPr>
      <w:r w:rsidRPr="00BF16C3">
        <w:rPr>
          <w:rFonts w:ascii="Montserrat" w:hAnsi="Montserrat" w:cs="Arial"/>
          <w:b/>
          <w:sz w:val="20"/>
          <w:szCs w:val="20"/>
        </w:rPr>
        <w:t>Anexo 5. Formato SE-SRC-05-A (</w:t>
      </w:r>
      <w:proofErr w:type="spellStart"/>
      <w:r w:rsidRPr="00BF16C3">
        <w:rPr>
          <w:rFonts w:ascii="Montserrat" w:hAnsi="Montserrat" w:cs="Arial"/>
          <w:b/>
          <w:sz w:val="20"/>
          <w:szCs w:val="20"/>
        </w:rPr>
        <w:t>Contrarrefencias</w:t>
      </w:r>
      <w:proofErr w:type="spellEnd"/>
      <w:r w:rsidRPr="00BF16C3">
        <w:rPr>
          <w:rFonts w:ascii="Montserrat" w:hAnsi="Montserrat" w:cs="Arial"/>
          <w:b/>
          <w:sz w:val="20"/>
          <w:szCs w:val="20"/>
        </w:rPr>
        <w:t>)</w:t>
      </w:r>
    </w:p>
    <w:p w14:paraId="0E0C16B4" w14:textId="77777777" w:rsidR="00C10003" w:rsidRPr="00BF16C3" w:rsidRDefault="00C10003" w:rsidP="0090016C">
      <w:pPr>
        <w:jc w:val="both"/>
        <w:rPr>
          <w:rFonts w:ascii="Montserrat" w:hAnsi="Montserrat" w:cs="Arial"/>
        </w:rPr>
      </w:pPr>
    </w:p>
    <w:tbl>
      <w:tblPr>
        <w:tblStyle w:val="Tablaconcuadrcula"/>
        <w:tblW w:w="9979" w:type="dxa"/>
        <w:tblLook w:val="04A0" w:firstRow="1" w:lastRow="0" w:firstColumn="1" w:lastColumn="0" w:noHBand="0" w:noVBand="1"/>
      </w:tblPr>
      <w:tblGrid>
        <w:gridCol w:w="10196"/>
      </w:tblGrid>
      <w:tr w:rsidR="0090016C" w:rsidRPr="00BF16C3" w14:paraId="3D6CEF32" w14:textId="77777777" w:rsidTr="00397404">
        <w:trPr>
          <w:trHeight w:val="468"/>
        </w:trPr>
        <w:tc>
          <w:tcPr>
            <w:tcW w:w="9979" w:type="dxa"/>
          </w:tcPr>
          <w:p w14:paraId="00CFC2B3" w14:textId="77777777" w:rsidR="0090016C" w:rsidRPr="00BF16C3" w:rsidRDefault="0090016C" w:rsidP="00397404">
            <w:pPr>
              <w:tabs>
                <w:tab w:val="left" w:pos="7976"/>
              </w:tabs>
              <w:jc w:val="center"/>
              <w:rPr>
                <w:rFonts w:ascii="Montserrat" w:hAnsi="Montserrat"/>
              </w:rPr>
            </w:pPr>
            <w:r w:rsidRPr="00BF16C3">
              <w:rPr>
                <w:rFonts w:ascii="Montserrat" w:eastAsiaTheme="majorEastAsia" w:hAnsi="Montserrat" w:cs="Arial"/>
                <w:b/>
                <w:bCs/>
                <w:kern w:val="24"/>
              </w:rPr>
              <w:t>FORMATO SE-SRC-05 A</w:t>
            </w:r>
            <w:r w:rsidRPr="00BF16C3">
              <w:rPr>
                <w:rFonts w:ascii="Montserrat" w:eastAsiaTheme="majorEastAsia" w:hAnsi="Montserrat" w:cs="Arial"/>
                <w:b/>
                <w:bCs/>
                <w:kern w:val="24"/>
              </w:rPr>
              <w:br/>
              <w:t>(CONTRAREFERENCIAS)</w:t>
            </w:r>
          </w:p>
        </w:tc>
      </w:tr>
      <w:tr w:rsidR="0090016C" w:rsidRPr="00BF16C3" w14:paraId="6D7EADE1" w14:textId="77777777" w:rsidTr="00397404">
        <w:trPr>
          <w:trHeight w:val="5377"/>
        </w:trPr>
        <w:tc>
          <w:tcPr>
            <w:tcW w:w="9979" w:type="dxa"/>
          </w:tcPr>
          <w:p w14:paraId="1721246A" w14:textId="77777777" w:rsidR="0090016C" w:rsidRPr="00BF16C3" w:rsidRDefault="0090016C" w:rsidP="00397404">
            <w:pPr>
              <w:tabs>
                <w:tab w:val="left" w:pos="7976"/>
              </w:tabs>
              <w:rPr>
                <w:rFonts w:ascii="Montserrat" w:hAnsi="Montserrat"/>
              </w:rPr>
            </w:pPr>
            <w:r w:rsidRPr="00BF16C3">
              <w:rPr>
                <w:rFonts w:ascii="Montserrat" w:hAnsi="Montserrat"/>
                <w:noProof/>
                <w:lang w:val="es-MX" w:eastAsia="es-MX"/>
              </w:rPr>
              <w:drawing>
                <wp:inline distT="0" distB="0" distL="0" distR="0" wp14:anchorId="4C2DEC2B" wp14:editId="18CA07D6">
                  <wp:extent cx="6334125" cy="3377565"/>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34125" cy="3377565"/>
                          </a:xfrm>
                          <a:prstGeom prst="rect">
                            <a:avLst/>
                          </a:prstGeom>
                          <a:noFill/>
                        </pic:spPr>
                      </pic:pic>
                    </a:graphicData>
                  </a:graphic>
                </wp:inline>
              </w:drawing>
            </w:r>
          </w:p>
        </w:tc>
      </w:tr>
    </w:tbl>
    <w:p w14:paraId="2FE1737F" w14:textId="77777777" w:rsidR="0090016C" w:rsidRPr="00BF16C3" w:rsidRDefault="0090016C" w:rsidP="0090016C">
      <w:pPr>
        <w:rPr>
          <w:rFonts w:ascii="Montserrat" w:hAnsi="Montserrat" w:cs="Arial"/>
        </w:rPr>
      </w:pPr>
    </w:p>
    <w:p w14:paraId="77189232" w14:textId="77777777" w:rsidR="00932DD0" w:rsidRPr="00BF16C3" w:rsidRDefault="00932DD0" w:rsidP="0090016C">
      <w:pPr>
        <w:rPr>
          <w:rFonts w:ascii="Montserrat" w:hAnsi="Montserrat" w:cs="Arial"/>
        </w:rPr>
      </w:pPr>
    </w:p>
    <w:p w14:paraId="04AD77D0" w14:textId="77777777" w:rsidR="00932DD0" w:rsidRPr="00BF16C3" w:rsidRDefault="00932DD0" w:rsidP="0090016C">
      <w:pPr>
        <w:rPr>
          <w:rFonts w:ascii="Montserrat" w:hAnsi="Montserrat" w:cs="Arial"/>
        </w:rPr>
      </w:pPr>
    </w:p>
    <w:p w14:paraId="0DDA0C8E" w14:textId="77777777" w:rsidR="00932DD0" w:rsidRPr="00BF16C3" w:rsidRDefault="00932DD0" w:rsidP="0090016C">
      <w:pPr>
        <w:rPr>
          <w:rFonts w:ascii="Montserrat" w:hAnsi="Montserrat" w:cs="Arial"/>
        </w:rPr>
      </w:pPr>
    </w:p>
    <w:p w14:paraId="01205A96" w14:textId="77777777" w:rsidR="00932DD0" w:rsidRPr="00BF16C3" w:rsidRDefault="00932DD0" w:rsidP="0090016C">
      <w:pPr>
        <w:rPr>
          <w:rFonts w:ascii="Montserrat" w:hAnsi="Montserrat" w:cs="Arial"/>
        </w:rPr>
      </w:pPr>
    </w:p>
    <w:p w14:paraId="513FEC68" w14:textId="77777777" w:rsidR="00932DD0" w:rsidRPr="00BF16C3" w:rsidRDefault="00932DD0" w:rsidP="0090016C">
      <w:pPr>
        <w:rPr>
          <w:rFonts w:ascii="Montserrat" w:hAnsi="Montserrat" w:cs="Arial"/>
        </w:rPr>
      </w:pPr>
    </w:p>
    <w:p w14:paraId="1C5D294D" w14:textId="77777777" w:rsidR="00932DD0" w:rsidRPr="00BF16C3" w:rsidRDefault="00932DD0" w:rsidP="0090016C">
      <w:pPr>
        <w:rPr>
          <w:rFonts w:ascii="Montserrat" w:hAnsi="Montserrat" w:cs="Arial"/>
        </w:rPr>
      </w:pPr>
    </w:p>
    <w:p w14:paraId="3D0633E8" w14:textId="77777777" w:rsidR="00932DD0" w:rsidRPr="00BF16C3" w:rsidRDefault="00932DD0" w:rsidP="0090016C">
      <w:pPr>
        <w:rPr>
          <w:rFonts w:ascii="Montserrat" w:hAnsi="Montserrat" w:cs="Arial"/>
        </w:rPr>
      </w:pPr>
    </w:p>
    <w:p w14:paraId="32022951" w14:textId="77777777" w:rsidR="00932DD0" w:rsidRPr="00BF16C3" w:rsidRDefault="00932DD0" w:rsidP="0090016C">
      <w:pPr>
        <w:rPr>
          <w:rFonts w:ascii="Montserrat" w:hAnsi="Montserrat" w:cs="Arial"/>
        </w:rPr>
      </w:pPr>
    </w:p>
    <w:p w14:paraId="17F7E0B2" w14:textId="77777777" w:rsidR="00932DD0" w:rsidRPr="00BF16C3" w:rsidRDefault="00932DD0" w:rsidP="0090016C">
      <w:pPr>
        <w:rPr>
          <w:rFonts w:ascii="Montserrat" w:hAnsi="Montserrat" w:cs="Arial"/>
        </w:rPr>
      </w:pPr>
    </w:p>
    <w:p w14:paraId="1B73BF18" w14:textId="77777777" w:rsidR="00932DD0" w:rsidRPr="00BF16C3" w:rsidRDefault="00932DD0" w:rsidP="0090016C">
      <w:pPr>
        <w:rPr>
          <w:rFonts w:ascii="Montserrat" w:hAnsi="Montserrat" w:cs="Arial"/>
        </w:rPr>
      </w:pPr>
    </w:p>
    <w:p w14:paraId="4276B890" w14:textId="77777777" w:rsidR="00932DD0" w:rsidRPr="00BF16C3" w:rsidRDefault="00932DD0" w:rsidP="0090016C">
      <w:pPr>
        <w:rPr>
          <w:rFonts w:ascii="Montserrat" w:hAnsi="Montserrat" w:cs="Arial"/>
        </w:rPr>
      </w:pPr>
    </w:p>
    <w:p w14:paraId="5F9332AB" w14:textId="77777777" w:rsidR="00932DD0" w:rsidRPr="00BF16C3" w:rsidRDefault="00932DD0" w:rsidP="0090016C">
      <w:pPr>
        <w:rPr>
          <w:rFonts w:ascii="Montserrat" w:hAnsi="Montserrat" w:cs="Arial"/>
        </w:rPr>
      </w:pPr>
    </w:p>
    <w:p w14:paraId="2D0BB977" w14:textId="77777777" w:rsidR="00932DD0" w:rsidRPr="00BF16C3" w:rsidRDefault="00932DD0" w:rsidP="0090016C">
      <w:pPr>
        <w:rPr>
          <w:rFonts w:ascii="Montserrat" w:hAnsi="Montserrat" w:cs="Arial"/>
        </w:rPr>
      </w:pPr>
    </w:p>
    <w:p w14:paraId="35D6E0EC" w14:textId="77777777" w:rsidR="00932DD0" w:rsidRPr="00BF16C3" w:rsidRDefault="00932DD0" w:rsidP="0090016C">
      <w:pPr>
        <w:rPr>
          <w:rFonts w:ascii="Montserrat" w:hAnsi="Montserrat" w:cs="Arial"/>
        </w:rPr>
      </w:pPr>
    </w:p>
    <w:p w14:paraId="0F7F9DA5" w14:textId="77777777" w:rsidR="00932DD0" w:rsidRPr="00BF16C3" w:rsidRDefault="00932DD0" w:rsidP="0090016C">
      <w:pPr>
        <w:rPr>
          <w:rFonts w:ascii="Montserrat" w:hAnsi="Montserrat" w:cs="Arial"/>
        </w:rPr>
      </w:pPr>
    </w:p>
    <w:p w14:paraId="2DCF899A" w14:textId="77777777" w:rsidR="00932DD0" w:rsidRPr="00BF16C3" w:rsidRDefault="00932DD0" w:rsidP="0090016C">
      <w:pPr>
        <w:rPr>
          <w:rFonts w:ascii="Montserrat" w:hAnsi="Montserrat" w:cs="Arial"/>
        </w:rPr>
      </w:pPr>
    </w:p>
    <w:p w14:paraId="0DDE9770" w14:textId="77777777" w:rsidR="00932DD0" w:rsidRPr="00BF16C3" w:rsidRDefault="00932DD0" w:rsidP="0090016C">
      <w:pPr>
        <w:rPr>
          <w:rFonts w:ascii="Montserrat" w:hAnsi="Montserrat" w:cs="Arial"/>
        </w:rPr>
      </w:pPr>
    </w:p>
    <w:p w14:paraId="2F6469E6" w14:textId="77777777" w:rsidR="00932DD0" w:rsidRPr="00BF16C3" w:rsidRDefault="00932DD0" w:rsidP="0090016C">
      <w:pPr>
        <w:rPr>
          <w:rFonts w:ascii="Montserrat" w:hAnsi="Montserrat" w:cs="Arial"/>
        </w:rPr>
      </w:pPr>
    </w:p>
    <w:p w14:paraId="3A3F5799" w14:textId="77777777" w:rsidR="00932DD0" w:rsidRPr="00BF16C3" w:rsidRDefault="00803835" w:rsidP="0090016C">
      <w:pPr>
        <w:rPr>
          <w:rFonts w:ascii="Montserrat" w:hAnsi="Montserrat" w:cs="Arial"/>
        </w:rPr>
      </w:pPr>
      <w:r w:rsidRPr="00BF16C3">
        <w:rPr>
          <w:rFonts w:ascii="Montserrat" w:hAnsi="Montserrat" w:cs="Arial"/>
          <w:b/>
          <w:sz w:val="20"/>
          <w:szCs w:val="20"/>
        </w:rPr>
        <w:t>Anexo 5.</w:t>
      </w:r>
    </w:p>
    <w:p w14:paraId="2B106785" w14:textId="77777777" w:rsidR="00932DD0" w:rsidRPr="00BF16C3" w:rsidRDefault="00932DD0" w:rsidP="0090016C">
      <w:pPr>
        <w:rPr>
          <w:rFonts w:ascii="Montserrat" w:hAnsi="Montserrat" w:cs="Arial"/>
        </w:rPr>
      </w:pPr>
    </w:p>
    <w:p w14:paraId="2F60121D" w14:textId="77777777" w:rsidR="00932DD0" w:rsidRPr="00BF16C3" w:rsidRDefault="00932DD0" w:rsidP="0090016C">
      <w:pPr>
        <w:rPr>
          <w:rFonts w:ascii="Montserrat" w:hAnsi="Montserrat" w:cs="Arial"/>
        </w:rPr>
      </w:pPr>
    </w:p>
    <w:p w14:paraId="13A3B03D" w14:textId="77777777" w:rsidR="00932DD0" w:rsidRPr="00BF16C3" w:rsidRDefault="00932DD0" w:rsidP="0090016C">
      <w:pPr>
        <w:rPr>
          <w:rFonts w:ascii="Montserrat" w:hAnsi="Montserrat" w:cs="Arial"/>
        </w:rPr>
      </w:pPr>
    </w:p>
    <w:p w14:paraId="09ACD580" w14:textId="77777777" w:rsidR="00932DD0" w:rsidRPr="00BF16C3" w:rsidRDefault="00932DD0" w:rsidP="0090016C">
      <w:pPr>
        <w:rPr>
          <w:rFonts w:ascii="Montserrat" w:hAnsi="Montserrat" w:cs="Arial"/>
        </w:rPr>
      </w:pPr>
    </w:p>
    <w:p w14:paraId="468751F6" w14:textId="77777777" w:rsidR="00803835" w:rsidRDefault="00803835" w:rsidP="0090016C">
      <w:pPr>
        <w:jc w:val="both"/>
        <w:rPr>
          <w:rFonts w:ascii="Montserrat" w:hAnsi="Montserrat" w:cs="Arial"/>
          <w:b/>
          <w:sz w:val="20"/>
          <w:szCs w:val="20"/>
        </w:rPr>
      </w:pPr>
    </w:p>
    <w:p w14:paraId="506028A0" w14:textId="77777777" w:rsidR="00803835" w:rsidRDefault="00803835" w:rsidP="0090016C">
      <w:pPr>
        <w:jc w:val="both"/>
        <w:rPr>
          <w:rFonts w:ascii="Montserrat" w:hAnsi="Montserrat" w:cs="Arial"/>
          <w:b/>
          <w:sz w:val="20"/>
          <w:szCs w:val="20"/>
        </w:rPr>
      </w:pPr>
    </w:p>
    <w:p w14:paraId="14036F4C" w14:textId="77777777" w:rsidR="00803835" w:rsidRDefault="00803835" w:rsidP="0090016C">
      <w:pPr>
        <w:jc w:val="both"/>
        <w:rPr>
          <w:rFonts w:ascii="Montserrat" w:hAnsi="Montserrat" w:cs="Arial"/>
          <w:b/>
          <w:sz w:val="20"/>
          <w:szCs w:val="20"/>
        </w:rPr>
      </w:pPr>
    </w:p>
    <w:p w14:paraId="62D18309" w14:textId="77777777" w:rsidR="00932DD0" w:rsidRPr="00BF16C3" w:rsidRDefault="00932DD0" w:rsidP="0090016C">
      <w:pPr>
        <w:jc w:val="both"/>
        <w:rPr>
          <w:rFonts w:ascii="Montserrat" w:eastAsia="Times New Roman" w:hAnsi="Montserrat" w:cs="Times New Roman"/>
          <w:sz w:val="20"/>
          <w:szCs w:val="20"/>
          <w:lang w:eastAsia="es-ES"/>
        </w:rPr>
      </w:pPr>
    </w:p>
    <w:tbl>
      <w:tblPr>
        <w:tblpPr w:leftFromText="141" w:rightFromText="141" w:vertAnchor="page" w:horzAnchor="margin" w:tblpY="2822"/>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3985"/>
        <w:gridCol w:w="4809"/>
      </w:tblGrid>
      <w:tr w:rsidR="00C10003" w:rsidRPr="00BF16C3" w14:paraId="218BD18E" w14:textId="77777777" w:rsidTr="00C10003">
        <w:trPr>
          <w:trHeight w:val="451"/>
        </w:trPr>
        <w:tc>
          <w:tcPr>
            <w:tcW w:w="4547" w:type="dxa"/>
            <w:gridSpan w:val="2"/>
            <w:vAlign w:val="center"/>
          </w:tcPr>
          <w:p w14:paraId="1A9CD49A"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Instructivo de llenado</w:t>
            </w:r>
          </w:p>
        </w:tc>
        <w:tc>
          <w:tcPr>
            <w:tcW w:w="4809" w:type="dxa"/>
            <w:vAlign w:val="center"/>
          </w:tcPr>
          <w:p w14:paraId="0D94D3BE" w14:textId="77777777" w:rsidR="00C10003" w:rsidRPr="00BF16C3" w:rsidRDefault="00C10003" w:rsidP="00C10003">
            <w:pPr>
              <w:tabs>
                <w:tab w:val="right" w:leader="dot" w:pos="9639"/>
              </w:tabs>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Clave del formato: </w:t>
            </w:r>
            <w:r w:rsidRPr="00BF16C3">
              <w:rPr>
                <w:rFonts w:ascii="Montserrat" w:eastAsia="Times New Roman" w:hAnsi="Montserrat" w:cs="Arial"/>
                <w:bCs/>
                <w:sz w:val="18"/>
                <w:szCs w:val="20"/>
                <w:lang w:eastAsia="es-ES"/>
              </w:rPr>
              <w:t xml:space="preserve"> SE-SRC-05-A</w:t>
            </w:r>
          </w:p>
        </w:tc>
      </w:tr>
      <w:tr w:rsidR="00C10003" w:rsidRPr="00BF16C3" w14:paraId="493E9A9B" w14:textId="77777777" w:rsidTr="00C10003">
        <w:trPr>
          <w:trHeight w:val="251"/>
        </w:trPr>
        <w:tc>
          <w:tcPr>
            <w:tcW w:w="562" w:type="dxa"/>
            <w:tcBorders>
              <w:bottom w:val="single" w:sz="4" w:space="0" w:color="000000"/>
            </w:tcBorders>
            <w:vAlign w:val="center"/>
          </w:tcPr>
          <w:p w14:paraId="0BF2EA8A"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p>
        </w:tc>
        <w:tc>
          <w:tcPr>
            <w:tcW w:w="3985" w:type="dxa"/>
            <w:tcBorders>
              <w:bottom w:val="single" w:sz="4" w:space="0" w:color="000000"/>
            </w:tcBorders>
            <w:vAlign w:val="center"/>
          </w:tcPr>
          <w:p w14:paraId="011C5B39"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Campo</w:t>
            </w:r>
          </w:p>
        </w:tc>
        <w:tc>
          <w:tcPr>
            <w:tcW w:w="4809" w:type="dxa"/>
            <w:tcBorders>
              <w:bottom w:val="single" w:sz="4" w:space="0" w:color="000000"/>
            </w:tcBorders>
            <w:vAlign w:val="center"/>
          </w:tcPr>
          <w:p w14:paraId="37E437D4"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Descripción</w:t>
            </w:r>
          </w:p>
        </w:tc>
      </w:tr>
      <w:tr w:rsidR="00C10003" w:rsidRPr="00BF16C3" w14:paraId="081B7736" w14:textId="77777777" w:rsidTr="00C10003">
        <w:trPr>
          <w:trHeight w:val="48"/>
        </w:trPr>
        <w:tc>
          <w:tcPr>
            <w:tcW w:w="562" w:type="dxa"/>
            <w:tcBorders>
              <w:left w:val="single" w:sz="4" w:space="0" w:color="auto"/>
              <w:bottom w:val="single" w:sz="4" w:space="0" w:color="auto"/>
              <w:right w:val="single" w:sz="4" w:space="0" w:color="auto"/>
            </w:tcBorders>
            <w:vAlign w:val="center"/>
          </w:tcPr>
          <w:p w14:paraId="01BE0268"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w:t>
            </w:r>
          </w:p>
        </w:tc>
        <w:tc>
          <w:tcPr>
            <w:tcW w:w="3985" w:type="dxa"/>
            <w:tcBorders>
              <w:left w:val="single" w:sz="4" w:space="0" w:color="auto"/>
              <w:bottom w:val="single" w:sz="4" w:space="0" w:color="auto"/>
              <w:right w:val="single" w:sz="4" w:space="0" w:color="auto"/>
            </w:tcBorders>
            <w:vAlign w:val="center"/>
          </w:tcPr>
          <w:p w14:paraId="716EF7F1"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Delegación </w:t>
            </w:r>
          </w:p>
        </w:tc>
        <w:tc>
          <w:tcPr>
            <w:tcW w:w="4809" w:type="dxa"/>
            <w:tcBorders>
              <w:left w:val="single" w:sz="4" w:space="0" w:color="auto"/>
              <w:bottom w:val="single" w:sz="4" w:space="0" w:color="auto"/>
            </w:tcBorders>
          </w:tcPr>
          <w:p w14:paraId="492AC02E"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 la Delegación que elabora el reporte.</w:t>
            </w:r>
          </w:p>
        </w:tc>
      </w:tr>
      <w:tr w:rsidR="00C10003" w:rsidRPr="00BF16C3" w14:paraId="153EE8CD" w14:textId="77777777" w:rsidTr="00C10003">
        <w:trPr>
          <w:trHeight w:val="48"/>
        </w:trPr>
        <w:tc>
          <w:tcPr>
            <w:tcW w:w="562" w:type="dxa"/>
            <w:tcBorders>
              <w:left w:val="single" w:sz="4" w:space="0" w:color="auto"/>
              <w:bottom w:val="single" w:sz="4" w:space="0" w:color="auto"/>
              <w:right w:val="single" w:sz="4" w:space="0" w:color="auto"/>
            </w:tcBorders>
            <w:vAlign w:val="center"/>
          </w:tcPr>
          <w:p w14:paraId="20B90592"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w:t>
            </w:r>
          </w:p>
        </w:tc>
        <w:tc>
          <w:tcPr>
            <w:tcW w:w="3985" w:type="dxa"/>
            <w:tcBorders>
              <w:left w:val="single" w:sz="4" w:space="0" w:color="auto"/>
              <w:bottom w:val="single" w:sz="4" w:space="0" w:color="auto"/>
              <w:right w:val="single" w:sz="4" w:space="0" w:color="auto"/>
            </w:tcBorders>
            <w:vAlign w:val="center"/>
          </w:tcPr>
          <w:p w14:paraId="7517794B"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Mes</w:t>
            </w:r>
          </w:p>
        </w:tc>
        <w:tc>
          <w:tcPr>
            <w:tcW w:w="4809" w:type="dxa"/>
            <w:tcBorders>
              <w:left w:val="single" w:sz="4" w:space="0" w:color="auto"/>
              <w:bottom w:val="single" w:sz="4" w:space="0" w:color="auto"/>
            </w:tcBorders>
          </w:tcPr>
          <w:p w14:paraId="2095287C"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mes de productividad que se va a reportar.</w:t>
            </w:r>
          </w:p>
        </w:tc>
      </w:tr>
      <w:tr w:rsidR="00C10003" w:rsidRPr="00BF16C3" w14:paraId="05D309A8"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2975CC74"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3</w:t>
            </w:r>
          </w:p>
        </w:tc>
        <w:tc>
          <w:tcPr>
            <w:tcW w:w="3985" w:type="dxa"/>
            <w:tcBorders>
              <w:top w:val="single" w:sz="4" w:space="0" w:color="auto"/>
              <w:left w:val="single" w:sz="4" w:space="0" w:color="auto"/>
              <w:bottom w:val="single" w:sz="4" w:space="0" w:color="auto"/>
              <w:right w:val="single" w:sz="4" w:space="0" w:color="auto"/>
            </w:tcBorders>
            <w:vAlign w:val="center"/>
          </w:tcPr>
          <w:p w14:paraId="273138A9"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Año</w:t>
            </w:r>
          </w:p>
        </w:tc>
        <w:tc>
          <w:tcPr>
            <w:tcW w:w="4809" w:type="dxa"/>
            <w:tcBorders>
              <w:top w:val="single" w:sz="4" w:space="0" w:color="auto"/>
              <w:left w:val="single" w:sz="4" w:space="0" w:color="auto"/>
              <w:bottom w:val="single" w:sz="4" w:space="0" w:color="auto"/>
            </w:tcBorders>
          </w:tcPr>
          <w:p w14:paraId="26577FEA"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año al que pertenece el reporte.</w:t>
            </w:r>
          </w:p>
        </w:tc>
      </w:tr>
      <w:tr w:rsidR="00C10003" w:rsidRPr="00BF16C3" w14:paraId="58A5CF31"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C2616C0"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4</w:t>
            </w:r>
          </w:p>
        </w:tc>
        <w:tc>
          <w:tcPr>
            <w:tcW w:w="3985" w:type="dxa"/>
            <w:tcBorders>
              <w:top w:val="single" w:sz="4" w:space="0" w:color="auto"/>
              <w:left w:val="single" w:sz="4" w:space="0" w:color="auto"/>
              <w:bottom w:val="single" w:sz="4" w:space="0" w:color="auto"/>
              <w:right w:val="single" w:sz="4" w:space="0" w:color="auto"/>
            </w:tcBorders>
            <w:vAlign w:val="center"/>
          </w:tcPr>
          <w:p w14:paraId="2C437761"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Pacientes atendidos por referencia</w:t>
            </w:r>
          </w:p>
        </w:tc>
        <w:tc>
          <w:tcPr>
            <w:tcW w:w="4809" w:type="dxa"/>
            <w:tcBorders>
              <w:top w:val="single" w:sz="4" w:space="0" w:color="auto"/>
              <w:left w:val="single" w:sz="4" w:space="0" w:color="auto"/>
              <w:bottom w:val="single" w:sz="4" w:space="0" w:color="auto"/>
            </w:tcBorders>
          </w:tcPr>
          <w:p w14:paraId="33477D7C"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número de pacientes atendidos por referencias distinguiendo los que hayan sido de consulta externa y otros </w:t>
            </w:r>
            <w:proofErr w:type="gramStart"/>
            <w:r w:rsidRPr="00BF16C3">
              <w:rPr>
                <w:rFonts w:ascii="Montserrat" w:eastAsia="Times New Roman" w:hAnsi="Montserrat" w:cs="Arial"/>
                <w:bCs/>
                <w:sz w:val="20"/>
                <w:szCs w:val="20"/>
                <w:lang w:eastAsia="es-ES"/>
              </w:rPr>
              <w:t>servicios.*</w:t>
            </w:r>
            <w:proofErr w:type="gramEnd"/>
          </w:p>
        </w:tc>
      </w:tr>
      <w:tr w:rsidR="00C10003" w:rsidRPr="00BF16C3" w14:paraId="6E972D16"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C0A8023"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5</w:t>
            </w:r>
          </w:p>
        </w:tc>
        <w:tc>
          <w:tcPr>
            <w:tcW w:w="3985" w:type="dxa"/>
            <w:tcBorders>
              <w:top w:val="single" w:sz="4" w:space="0" w:color="auto"/>
              <w:left w:val="single" w:sz="4" w:space="0" w:color="auto"/>
              <w:bottom w:val="single" w:sz="4" w:space="0" w:color="auto"/>
              <w:right w:val="single" w:sz="4" w:space="0" w:color="auto"/>
            </w:tcBorders>
            <w:vAlign w:val="center"/>
          </w:tcPr>
          <w:p w14:paraId="69E2A9C9"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Contrarreferencias a</w:t>
            </w:r>
          </w:p>
        </w:tc>
        <w:tc>
          <w:tcPr>
            <w:tcW w:w="4809" w:type="dxa"/>
            <w:tcBorders>
              <w:top w:val="single" w:sz="4" w:space="0" w:color="auto"/>
              <w:left w:val="single" w:sz="4" w:space="0" w:color="auto"/>
              <w:bottom w:val="single" w:sz="4" w:space="0" w:color="auto"/>
            </w:tcBorders>
          </w:tcPr>
          <w:p w14:paraId="37987397"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de contrarreferencias realizadas, ubicando el nivel de atención al cual fueron enviadas.</w:t>
            </w:r>
          </w:p>
        </w:tc>
      </w:tr>
      <w:tr w:rsidR="00C10003" w:rsidRPr="00BF16C3" w14:paraId="53FE9E6F"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38A99EE7"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6</w:t>
            </w:r>
          </w:p>
        </w:tc>
        <w:tc>
          <w:tcPr>
            <w:tcW w:w="3985" w:type="dxa"/>
            <w:tcBorders>
              <w:top w:val="single" w:sz="4" w:space="0" w:color="auto"/>
              <w:left w:val="single" w:sz="4" w:space="0" w:color="auto"/>
              <w:bottom w:val="single" w:sz="4" w:space="0" w:color="auto"/>
              <w:right w:val="single" w:sz="4" w:space="0" w:color="auto"/>
            </w:tcBorders>
            <w:vAlign w:val="center"/>
          </w:tcPr>
          <w:p w14:paraId="5E41CBC6"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Contrarreferencias</w:t>
            </w:r>
          </w:p>
        </w:tc>
        <w:tc>
          <w:tcPr>
            <w:tcW w:w="4809" w:type="dxa"/>
            <w:tcBorders>
              <w:top w:val="single" w:sz="4" w:space="0" w:color="auto"/>
              <w:left w:val="single" w:sz="4" w:space="0" w:color="auto"/>
              <w:bottom w:val="single" w:sz="4" w:space="0" w:color="auto"/>
            </w:tcBorders>
          </w:tcPr>
          <w:p w14:paraId="1D334C30"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número contrarreferencias realizadas, distinguiendo los que hayan sido de consulta externa y otros </w:t>
            </w:r>
            <w:proofErr w:type="gramStart"/>
            <w:r w:rsidRPr="00BF16C3">
              <w:rPr>
                <w:rFonts w:ascii="Montserrat" w:eastAsia="Times New Roman" w:hAnsi="Montserrat" w:cs="Arial"/>
                <w:bCs/>
                <w:sz w:val="20"/>
                <w:szCs w:val="20"/>
                <w:lang w:eastAsia="es-ES"/>
              </w:rPr>
              <w:t>servicios.*</w:t>
            </w:r>
            <w:proofErr w:type="gramEnd"/>
          </w:p>
        </w:tc>
      </w:tr>
      <w:tr w:rsidR="00C10003" w:rsidRPr="00BF16C3" w14:paraId="4EC52B1F"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A10EFB9"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7</w:t>
            </w:r>
          </w:p>
        </w:tc>
        <w:tc>
          <w:tcPr>
            <w:tcW w:w="3985" w:type="dxa"/>
            <w:tcBorders>
              <w:top w:val="single" w:sz="4" w:space="0" w:color="auto"/>
              <w:left w:val="single" w:sz="4" w:space="0" w:color="auto"/>
              <w:bottom w:val="single" w:sz="4" w:space="0" w:color="auto"/>
              <w:right w:val="single" w:sz="4" w:space="0" w:color="auto"/>
            </w:tcBorders>
            <w:vAlign w:val="center"/>
          </w:tcPr>
          <w:p w14:paraId="26C97F86"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Congruencia diagnóstica</w:t>
            </w:r>
          </w:p>
        </w:tc>
        <w:tc>
          <w:tcPr>
            <w:tcW w:w="4809" w:type="dxa"/>
            <w:tcBorders>
              <w:top w:val="single" w:sz="4" w:space="0" w:color="auto"/>
              <w:left w:val="single" w:sz="4" w:space="0" w:color="auto"/>
              <w:bottom w:val="single" w:sz="4" w:space="0" w:color="auto"/>
            </w:tcBorders>
          </w:tcPr>
          <w:p w14:paraId="1B2E0010"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el número de las congruencias diagnósticas, separando las que si lo fueron y las que </w:t>
            </w:r>
            <w:proofErr w:type="gramStart"/>
            <w:r w:rsidRPr="00BF16C3">
              <w:rPr>
                <w:rFonts w:ascii="Montserrat" w:eastAsia="Times New Roman" w:hAnsi="Montserrat" w:cs="Arial"/>
                <w:bCs/>
                <w:sz w:val="20"/>
                <w:szCs w:val="20"/>
                <w:lang w:eastAsia="es-ES"/>
              </w:rPr>
              <w:t>no.*</w:t>
            </w:r>
            <w:proofErr w:type="gramEnd"/>
            <w:r w:rsidRPr="00BF16C3">
              <w:rPr>
                <w:rFonts w:ascii="Montserrat" w:eastAsia="Times New Roman" w:hAnsi="Montserrat" w:cs="Arial"/>
                <w:bCs/>
                <w:color w:val="FF0000"/>
                <w:sz w:val="20"/>
                <w:szCs w:val="20"/>
                <w:lang w:eastAsia="es-ES"/>
              </w:rPr>
              <w:t>*</w:t>
            </w:r>
          </w:p>
        </w:tc>
      </w:tr>
      <w:tr w:rsidR="00C10003" w:rsidRPr="00BF16C3" w14:paraId="2435D3CE"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7D141EC6"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8</w:t>
            </w:r>
          </w:p>
        </w:tc>
        <w:tc>
          <w:tcPr>
            <w:tcW w:w="3985" w:type="dxa"/>
            <w:tcBorders>
              <w:top w:val="single" w:sz="4" w:space="0" w:color="auto"/>
              <w:left w:val="single" w:sz="4" w:space="0" w:color="auto"/>
              <w:bottom w:val="single" w:sz="4" w:space="0" w:color="auto"/>
              <w:right w:val="single" w:sz="4" w:space="0" w:color="auto"/>
            </w:tcBorders>
            <w:vAlign w:val="center"/>
          </w:tcPr>
          <w:p w14:paraId="07ED7BF5"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Forma de traslado </w:t>
            </w:r>
          </w:p>
        </w:tc>
        <w:tc>
          <w:tcPr>
            <w:tcW w:w="4809" w:type="dxa"/>
            <w:tcBorders>
              <w:top w:val="single" w:sz="4" w:space="0" w:color="auto"/>
              <w:left w:val="single" w:sz="4" w:space="0" w:color="auto"/>
              <w:bottom w:val="single" w:sz="4" w:space="0" w:color="auto"/>
            </w:tcBorders>
          </w:tcPr>
          <w:p w14:paraId="3CB91A61"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desglosa del número total contrarreferencias, el medio de transporte utilizado para realizar el traslado, siendo las opciones: autobús, ambulancia, automóvil o aéreo</w:t>
            </w:r>
          </w:p>
        </w:tc>
      </w:tr>
      <w:tr w:rsidR="00C10003" w:rsidRPr="00BF16C3" w14:paraId="74D402C0"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00B5423"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9</w:t>
            </w:r>
          </w:p>
        </w:tc>
        <w:tc>
          <w:tcPr>
            <w:tcW w:w="3985" w:type="dxa"/>
            <w:tcBorders>
              <w:top w:val="single" w:sz="4" w:space="0" w:color="auto"/>
              <w:left w:val="single" w:sz="4" w:space="0" w:color="auto"/>
              <w:bottom w:val="single" w:sz="4" w:space="0" w:color="auto"/>
              <w:right w:val="single" w:sz="4" w:space="0" w:color="auto"/>
            </w:tcBorders>
            <w:vAlign w:val="center"/>
          </w:tcPr>
          <w:p w14:paraId="0DA79570"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roofErr w:type="gramStart"/>
            <w:r w:rsidRPr="00BF16C3">
              <w:rPr>
                <w:rFonts w:ascii="Montserrat" w:eastAsia="Times New Roman" w:hAnsi="Montserrat" w:cs="Arial"/>
                <w:bCs/>
                <w:sz w:val="20"/>
                <w:szCs w:val="20"/>
                <w:lang w:eastAsia="es-ES"/>
              </w:rPr>
              <w:t>Total</w:t>
            </w:r>
            <w:proofErr w:type="gramEnd"/>
            <w:r w:rsidRPr="00BF16C3">
              <w:rPr>
                <w:rFonts w:ascii="Montserrat" w:eastAsia="Times New Roman" w:hAnsi="Montserrat" w:cs="Arial"/>
                <w:bCs/>
                <w:sz w:val="20"/>
                <w:szCs w:val="20"/>
                <w:lang w:eastAsia="es-ES"/>
              </w:rPr>
              <w:t xml:space="preserve"> de consultas otorgadas en el periodo</w:t>
            </w:r>
          </w:p>
        </w:tc>
        <w:tc>
          <w:tcPr>
            <w:tcW w:w="4809" w:type="dxa"/>
            <w:tcBorders>
              <w:top w:val="single" w:sz="4" w:space="0" w:color="auto"/>
              <w:left w:val="single" w:sz="4" w:space="0" w:color="auto"/>
              <w:bottom w:val="single" w:sz="4" w:space="0" w:color="auto"/>
            </w:tcBorders>
          </w:tcPr>
          <w:p w14:paraId="711CB18B"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número total de consultas otorgadas por unidades médicas.</w:t>
            </w:r>
          </w:p>
        </w:tc>
      </w:tr>
      <w:tr w:rsidR="00C10003" w:rsidRPr="00BF16C3" w14:paraId="76566DBC"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47A7744"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10</w:t>
            </w:r>
          </w:p>
        </w:tc>
        <w:tc>
          <w:tcPr>
            <w:tcW w:w="3985" w:type="dxa"/>
            <w:tcBorders>
              <w:top w:val="single" w:sz="4" w:space="0" w:color="auto"/>
              <w:left w:val="single" w:sz="4" w:space="0" w:color="auto"/>
              <w:bottom w:val="single" w:sz="4" w:space="0" w:color="auto"/>
              <w:right w:val="single" w:sz="4" w:space="0" w:color="auto"/>
            </w:tcBorders>
            <w:vAlign w:val="center"/>
          </w:tcPr>
          <w:p w14:paraId="693E1463"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responsable del programa</w:t>
            </w:r>
          </w:p>
        </w:tc>
        <w:tc>
          <w:tcPr>
            <w:tcW w:w="4809" w:type="dxa"/>
            <w:tcBorders>
              <w:top w:val="single" w:sz="4" w:space="0" w:color="auto"/>
              <w:left w:val="single" w:sz="4" w:space="0" w:color="auto"/>
              <w:bottom w:val="single" w:sz="4" w:space="0" w:color="auto"/>
            </w:tcBorders>
          </w:tcPr>
          <w:p w14:paraId="0DA10C02"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responsable del programa SIRECO en la unidad médica y posterior a la impresión del informe se deberá firmar por el mismo.</w:t>
            </w:r>
          </w:p>
        </w:tc>
      </w:tr>
      <w:tr w:rsidR="00C10003" w:rsidRPr="00BF16C3" w14:paraId="0B763D5F" w14:textId="77777777" w:rsidTr="00C10003">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CBCAA4C"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11</w:t>
            </w:r>
          </w:p>
        </w:tc>
        <w:tc>
          <w:tcPr>
            <w:tcW w:w="3985" w:type="dxa"/>
            <w:tcBorders>
              <w:top w:val="single" w:sz="4" w:space="0" w:color="auto"/>
              <w:left w:val="single" w:sz="4" w:space="0" w:color="auto"/>
              <w:bottom w:val="single" w:sz="4" w:space="0" w:color="auto"/>
              <w:right w:val="single" w:sz="4" w:space="0" w:color="auto"/>
            </w:tcBorders>
            <w:vAlign w:val="center"/>
          </w:tcPr>
          <w:p w14:paraId="1CDE201F"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Nombre y firma del director de la unidad</w:t>
            </w:r>
          </w:p>
        </w:tc>
        <w:tc>
          <w:tcPr>
            <w:tcW w:w="4809" w:type="dxa"/>
            <w:tcBorders>
              <w:top w:val="single" w:sz="4" w:space="0" w:color="auto"/>
              <w:left w:val="single" w:sz="4" w:space="0" w:color="auto"/>
              <w:bottom w:val="single" w:sz="4" w:space="0" w:color="auto"/>
            </w:tcBorders>
          </w:tcPr>
          <w:p w14:paraId="1082F824"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el nombre del director de la unidad médica y posterior a la impresión del informe se deberá firmar por el mismo.</w:t>
            </w:r>
          </w:p>
        </w:tc>
      </w:tr>
    </w:tbl>
    <w:p w14:paraId="521D1324" w14:textId="77777777" w:rsidR="00C10003" w:rsidRDefault="00C10003" w:rsidP="0090016C">
      <w:pPr>
        <w:ind w:right="333"/>
        <w:jc w:val="both"/>
        <w:rPr>
          <w:rFonts w:ascii="Montserrat" w:eastAsia="Times New Roman" w:hAnsi="Montserrat" w:cs="Times New Roman"/>
          <w:sz w:val="20"/>
          <w:szCs w:val="20"/>
          <w:lang w:eastAsia="es-ES"/>
        </w:rPr>
      </w:pPr>
    </w:p>
    <w:p w14:paraId="40743DAB" w14:textId="77777777" w:rsidR="00C10003" w:rsidRDefault="00C10003" w:rsidP="0090016C">
      <w:pPr>
        <w:ind w:right="333"/>
        <w:jc w:val="both"/>
        <w:rPr>
          <w:rFonts w:ascii="Montserrat" w:eastAsia="Times New Roman" w:hAnsi="Montserrat" w:cs="Times New Roman"/>
          <w:sz w:val="20"/>
          <w:szCs w:val="20"/>
          <w:lang w:eastAsia="es-ES"/>
        </w:rPr>
      </w:pPr>
    </w:p>
    <w:p w14:paraId="466EB10C" w14:textId="77777777" w:rsidR="00C10003" w:rsidRDefault="00C10003" w:rsidP="0090016C">
      <w:pPr>
        <w:ind w:right="333"/>
        <w:jc w:val="both"/>
        <w:rPr>
          <w:rFonts w:ascii="Montserrat" w:eastAsia="Times New Roman" w:hAnsi="Montserrat" w:cs="Times New Roman"/>
          <w:sz w:val="20"/>
          <w:szCs w:val="20"/>
          <w:lang w:eastAsia="es-ES"/>
        </w:rPr>
      </w:pPr>
    </w:p>
    <w:p w14:paraId="1F8AF0BA" w14:textId="77777777" w:rsidR="00C10003" w:rsidRDefault="00C10003" w:rsidP="0090016C">
      <w:pPr>
        <w:ind w:right="333"/>
        <w:jc w:val="both"/>
        <w:rPr>
          <w:rFonts w:ascii="Montserrat" w:eastAsia="Times New Roman" w:hAnsi="Montserrat" w:cs="Times New Roman"/>
          <w:sz w:val="20"/>
          <w:szCs w:val="20"/>
          <w:lang w:eastAsia="es-ES"/>
        </w:rPr>
      </w:pPr>
    </w:p>
    <w:p w14:paraId="3041E178" w14:textId="77777777" w:rsidR="00C10003" w:rsidRDefault="00C10003" w:rsidP="0090016C">
      <w:pPr>
        <w:ind w:right="333"/>
        <w:jc w:val="both"/>
        <w:rPr>
          <w:rFonts w:ascii="Montserrat" w:eastAsia="Times New Roman" w:hAnsi="Montserrat" w:cs="Times New Roman"/>
          <w:sz w:val="20"/>
          <w:szCs w:val="20"/>
          <w:lang w:eastAsia="es-ES"/>
        </w:rPr>
      </w:pPr>
    </w:p>
    <w:p w14:paraId="6A738086" w14:textId="77777777" w:rsidR="00C10003" w:rsidRDefault="00C10003" w:rsidP="0090016C">
      <w:pPr>
        <w:ind w:right="333"/>
        <w:jc w:val="both"/>
        <w:rPr>
          <w:rFonts w:ascii="Montserrat" w:eastAsia="Times New Roman" w:hAnsi="Montserrat" w:cs="Times New Roman"/>
          <w:sz w:val="20"/>
          <w:szCs w:val="20"/>
          <w:lang w:eastAsia="es-ES"/>
        </w:rPr>
      </w:pPr>
    </w:p>
    <w:p w14:paraId="6C167CE7" w14:textId="77777777" w:rsidR="00C10003" w:rsidRDefault="00C10003" w:rsidP="0090016C">
      <w:pPr>
        <w:ind w:right="333"/>
        <w:jc w:val="both"/>
        <w:rPr>
          <w:rFonts w:ascii="Montserrat" w:eastAsia="Times New Roman" w:hAnsi="Montserrat" w:cs="Times New Roman"/>
          <w:sz w:val="20"/>
          <w:szCs w:val="20"/>
          <w:lang w:eastAsia="es-ES"/>
        </w:rPr>
      </w:pPr>
    </w:p>
    <w:p w14:paraId="35C29D29" w14:textId="77777777" w:rsidR="00C10003" w:rsidRDefault="00C10003" w:rsidP="0090016C">
      <w:pPr>
        <w:ind w:right="333"/>
        <w:jc w:val="both"/>
        <w:rPr>
          <w:rFonts w:ascii="Montserrat" w:eastAsia="Times New Roman" w:hAnsi="Montserrat" w:cs="Times New Roman"/>
          <w:sz w:val="20"/>
          <w:szCs w:val="20"/>
          <w:lang w:eastAsia="es-ES"/>
        </w:rPr>
      </w:pPr>
    </w:p>
    <w:p w14:paraId="0613EF76" w14:textId="77777777" w:rsidR="00C10003" w:rsidRDefault="00C10003" w:rsidP="0090016C">
      <w:pPr>
        <w:ind w:right="333"/>
        <w:jc w:val="both"/>
        <w:rPr>
          <w:rFonts w:ascii="Montserrat" w:eastAsia="Times New Roman" w:hAnsi="Montserrat" w:cs="Times New Roman"/>
          <w:sz w:val="20"/>
          <w:szCs w:val="20"/>
          <w:lang w:eastAsia="es-ES"/>
        </w:rPr>
      </w:pPr>
    </w:p>
    <w:p w14:paraId="45D632DF" w14:textId="77777777" w:rsidR="00C10003" w:rsidRDefault="00C10003" w:rsidP="0090016C">
      <w:pPr>
        <w:ind w:right="333"/>
        <w:jc w:val="both"/>
        <w:rPr>
          <w:rFonts w:ascii="Montserrat" w:eastAsia="Times New Roman" w:hAnsi="Montserrat" w:cs="Times New Roman"/>
          <w:sz w:val="20"/>
          <w:szCs w:val="20"/>
          <w:lang w:eastAsia="es-ES"/>
        </w:rPr>
      </w:pPr>
    </w:p>
    <w:p w14:paraId="456A66E9" w14:textId="77777777" w:rsidR="00C10003" w:rsidRDefault="00C10003" w:rsidP="0090016C">
      <w:pPr>
        <w:ind w:right="333"/>
        <w:jc w:val="both"/>
        <w:rPr>
          <w:rFonts w:ascii="Montserrat" w:eastAsia="Times New Roman" w:hAnsi="Montserrat" w:cs="Times New Roman"/>
          <w:sz w:val="20"/>
          <w:szCs w:val="20"/>
          <w:lang w:eastAsia="es-ES"/>
        </w:rPr>
      </w:pPr>
    </w:p>
    <w:p w14:paraId="1DFAC094" w14:textId="77777777" w:rsidR="00C10003" w:rsidRDefault="00C10003" w:rsidP="0090016C">
      <w:pPr>
        <w:ind w:right="333"/>
        <w:jc w:val="both"/>
        <w:rPr>
          <w:rFonts w:ascii="Montserrat" w:eastAsia="Times New Roman" w:hAnsi="Montserrat" w:cs="Times New Roman"/>
          <w:sz w:val="20"/>
          <w:szCs w:val="20"/>
          <w:lang w:eastAsia="es-ES"/>
        </w:rPr>
      </w:pPr>
    </w:p>
    <w:p w14:paraId="37BAAFA1" w14:textId="77777777" w:rsidR="00C10003" w:rsidRDefault="00C10003" w:rsidP="0090016C">
      <w:pPr>
        <w:ind w:right="333"/>
        <w:jc w:val="both"/>
        <w:rPr>
          <w:rFonts w:ascii="Montserrat" w:eastAsia="Times New Roman" w:hAnsi="Montserrat" w:cs="Times New Roman"/>
          <w:sz w:val="20"/>
          <w:szCs w:val="20"/>
          <w:lang w:eastAsia="es-ES"/>
        </w:rPr>
      </w:pPr>
    </w:p>
    <w:p w14:paraId="0FF0805E" w14:textId="77777777" w:rsidR="00C10003" w:rsidRDefault="00C10003" w:rsidP="0090016C">
      <w:pPr>
        <w:ind w:right="333"/>
        <w:jc w:val="both"/>
        <w:rPr>
          <w:rFonts w:ascii="Montserrat" w:eastAsia="Times New Roman" w:hAnsi="Montserrat" w:cs="Times New Roman"/>
          <w:sz w:val="20"/>
          <w:szCs w:val="20"/>
          <w:lang w:eastAsia="es-ES"/>
        </w:rPr>
      </w:pPr>
    </w:p>
    <w:p w14:paraId="18795790" w14:textId="77777777" w:rsidR="00C10003" w:rsidRDefault="00C10003" w:rsidP="0090016C">
      <w:pPr>
        <w:ind w:right="333"/>
        <w:jc w:val="both"/>
        <w:rPr>
          <w:rFonts w:ascii="Montserrat" w:eastAsia="Times New Roman" w:hAnsi="Montserrat" w:cs="Times New Roman"/>
          <w:sz w:val="20"/>
          <w:szCs w:val="20"/>
          <w:lang w:eastAsia="es-ES"/>
        </w:rPr>
      </w:pPr>
    </w:p>
    <w:p w14:paraId="0220F8BF" w14:textId="77777777" w:rsidR="00C10003" w:rsidRDefault="00C10003" w:rsidP="0090016C">
      <w:pPr>
        <w:ind w:right="333"/>
        <w:jc w:val="both"/>
        <w:rPr>
          <w:rFonts w:ascii="Montserrat" w:eastAsia="Times New Roman" w:hAnsi="Montserrat" w:cs="Times New Roman"/>
          <w:sz w:val="20"/>
          <w:szCs w:val="20"/>
          <w:lang w:eastAsia="es-ES"/>
        </w:rPr>
      </w:pPr>
    </w:p>
    <w:p w14:paraId="45F36B2A" w14:textId="77777777" w:rsidR="00C10003" w:rsidRDefault="00C10003" w:rsidP="0090016C">
      <w:pPr>
        <w:ind w:right="333"/>
        <w:jc w:val="both"/>
        <w:rPr>
          <w:rFonts w:ascii="Montserrat" w:eastAsia="Times New Roman" w:hAnsi="Montserrat" w:cs="Times New Roman"/>
          <w:sz w:val="20"/>
          <w:szCs w:val="20"/>
          <w:lang w:eastAsia="es-ES"/>
        </w:rPr>
      </w:pPr>
    </w:p>
    <w:p w14:paraId="2662F172" w14:textId="77777777" w:rsidR="00C10003" w:rsidRDefault="00C10003" w:rsidP="0090016C">
      <w:pPr>
        <w:ind w:right="333"/>
        <w:jc w:val="both"/>
        <w:rPr>
          <w:rFonts w:ascii="Montserrat" w:eastAsia="Times New Roman" w:hAnsi="Montserrat" w:cs="Times New Roman"/>
          <w:sz w:val="20"/>
          <w:szCs w:val="20"/>
          <w:lang w:eastAsia="es-ES"/>
        </w:rPr>
      </w:pPr>
    </w:p>
    <w:p w14:paraId="3CD55BF6" w14:textId="77777777" w:rsidR="00C10003" w:rsidRDefault="00C10003" w:rsidP="0090016C">
      <w:pPr>
        <w:ind w:right="333"/>
        <w:jc w:val="both"/>
        <w:rPr>
          <w:rFonts w:ascii="Montserrat" w:eastAsia="Times New Roman" w:hAnsi="Montserrat" w:cs="Times New Roman"/>
          <w:sz w:val="20"/>
          <w:szCs w:val="20"/>
          <w:lang w:eastAsia="es-ES"/>
        </w:rPr>
      </w:pPr>
    </w:p>
    <w:p w14:paraId="6035B306" w14:textId="77777777" w:rsidR="00C10003" w:rsidRDefault="00C10003" w:rsidP="0090016C">
      <w:pPr>
        <w:ind w:right="333"/>
        <w:jc w:val="both"/>
        <w:rPr>
          <w:rFonts w:ascii="Montserrat" w:eastAsia="Times New Roman" w:hAnsi="Montserrat" w:cs="Times New Roman"/>
          <w:sz w:val="20"/>
          <w:szCs w:val="20"/>
          <w:lang w:eastAsia="es-ES"/>
        </w:rPr>
      </w:pPr>
    </w:p>
    <w:p w14:paraId="0721D209" w14:textId="77777777" w:rsidR="00C10003" w:rsidRDefault="00C10003" w:rsidP="0090016C">
      <w:pPr>
        <w:ind w:right="333"/>
        <w:jc w:val="both"/>
        <w:rPr>
          <w:rFonts w:ascii="Montserrat" w:eastAsia="Times New Roman" w:hAnsi="Montserrat" w:cs="Times New Roman"/>
          <w:sz w:val="20"/>
          <w:szCs w:val="20"/>
          <w:lang w:eastAsia="es-ES"/>
        </w:rPr>
      </w:pPr>
    </w:p>
    <w:p w14:paraId="3783697A" w14:textId="77777777" w:rsidR="00C10003" w:rsidRDefault="00C10003" w:rsidP="0090016C">
      <w:pPr>
        <w:ind w:right="333"/>
        <w:jc w:val="both"/>
        <w:rPr>
          <w:rFonts w:ascii="Montserrat" w:eastAsia="Times New Roman" w:hAnsi="Montserrat" w:cs="Times New Roman"/>
          <w:sz w:val="20"/>
          <w:szCs w:val="20"/>
          <w:lang w:eastAsia="es-ES"/>
        </w:rPr>
      </w:pPr>
    </w:p>
    <w:p w14:paraId="47724EBA" w14:textId="77777777" w:rsidR="00C10003" w:rsidRDefault="00C10003" w:rsidP="0090016C">
      <w:pPr>
        <w:ind w:right="333"/>
        <w:jc w:val="both"/>
        <w:rPr>
          <w:rFonts w:ascii="Montserrat" w:eastAsia="Times New Roman" w:hAnsi="Montserrat" w:cs="Times New Roman"/>
          <w:sz w:val="20"/>
          <w:szCs w:val="20"/>
          <w:lang w:eastAsia="es-ES"/>
        </w:rPr>
      </w:pPr>
    </w:p>
    <w:p w14:paraId="07431482" w14:textId="77777777" w:rsidR="00C10003" w:rsidRDefault="00C10003" w:rsidP="0090016C">
      <w:pPr>
        <w:ind w:right="333"/>
        <w:jc w:val="both"/>
        <w:rPr>
          <w:rFonts w:ascii="Montserrat" w:eastAsia="Times New Roman" w:hAnsi="Montserrat" w:cs="Times New Roman"/>
          <w:sz w:val="20"/>
          <w:szCs w:val="20"/>
          <w:lang w:eastAsia="es-ES"/>
        </w:rPr>
      </w:pPr>
    </w:p>
    <w:p w14:paraId="33767806" w14:textId="77777777" w:rsidR="00C10003" w:rsidRDefault="00C10003" w:rsidP="0090016C">
      <w:pPr>
        <w:ind w:right="333"/>
        <w:jc w:val="both"/>
        <w:rPr>
          <w:rFonts w:ascii="Montserrat" w:eastAsia="Times New Roman" w:hAnsi="Montserrat" w:cs="Times New Roman"/>
          <w:sz w:val="20"/>
          <w:szCs w:val="20"/>
          <w:lang w:eastAsia="es-ES"/>
        </w:rPr>
      </w:pPr>
    </w:p>
    <w:p w14:paraId="62E74BE1" w14:textId="77777777" w:rsidR="00C10003" w:rsidRDefault="00C10003" w:rsidP="0090016C">
      <w:pPr>
        <w:ind w:right="333"/>
        <w:jc w:val="both"/>
        <w:rPr>
          <w:rFonts w:ascii="Montserrat" w:eastAsia="Times New Roman" w:hAnsi="Montserrat" w:cs="Times New Roman"/>
          <w:sz w:val="20"/>
          <w:szCs w:val="20"/>
          <w:lang w:eastAsia="es-ES"/>
        </w:rPr>
      </w:pPr>
    </w:p>
    <w:p w14:paraId="5E56DE70" w14:textId="77777777" w:rsidR="00C10003" w:rsidRDefault="00C10003" w:rsidP="0090016C">
      <w:pPr>
        <w:ind w:right="333"/>
        <w:jc w:val="both"/>
        <w:rPr>
          <w:rFonts w:ascii="Montserrat" w:eastAsia="Times New Roman" w:hAnsi="Montserrat" w:cs="Times New Roman"/>
          <w:sz w:val="20"/>
          <w:szCs w:val="20"/>
          <w:lang w:eastAsia="es-ES"/>
        </w:rPr>
      </w:pPr>
    </w:p>
    <w:p w14:paraId="45A05783" w14:textId="77777777" w:rsidR="00C10003" w:rsidRDefault="00C10003" w:rsidP="0090016C">
      <w:pPr>
        <w:ind w:right="333"/>
        <w:jc w:val="both"/>
        <w:rPr>
          <w:rFonts w:ascii="Montserrat" w:eastAsia="Times New Roman" w:hAnsi="Montserrat" w:cs="Times New Roman"/>
          <w:sz w:val="20"/>
          <w:szCs w:val="20"/>
          <w:lang w:eastAsia="es-ES"/>
        </w:rPr>
      </w:pPr>
    </w:p>
    <w:p w14:paraId="334A1ADA" w14:textId="77777777" w:rsidR="00C10003" w:rsidRDefault="00C10003" w:rsidP="0090016C">
      <w:pPr>
        <w:ind w:right="333"/>
        <w:jc w:val="both"/>
        <w:rPr>
          <w:rFonts w:ascii="Montserrat" w:eastAsia="Times New Roman" w:hAnsi="Montserrat" w:cs="Times New Roman"/>
          <w:sz w:val="20"/>
          <w:szCs w:val="20"/>
          <w:lang w:eastAsia="es-ES"/>
        </w:rPr>
      </w:pPr>
    </w:p>
    <w:p w14:paraId="3CF4E401" w14:textId="77777777" w:rsidR="00C10003" w:rsidRDefault="00C10003" w:rsidP="0090016C">
      <w:pPr>
        <w:ind w:right="333"/>
        <w:jc w:val="both"/>
        <w:rPr>
          <w:rFonts w:ascii="Montserrat" w:eastAsia="Times New Roman" w:hAnsi="Montserrat" w:cs="Times New Roman"/>
          <w:sz w:val="20"/>
          <w:szCs w:val="20"/>
          <w:lang w:eastAsia="es-ES"/>
        </w:rPr>
      </w:pPr>
    </w:p>
    <w:p w14:paraId="19DBC6CB" w14:textId="77777777" w:rsidR="00C10003" w:rsidRDefault="00C10003" w:rsidP="0090016C">
      <w:pPr>
        <w:ind w:right="333"/>
        <w:jc w:val="both"/>
        <w:rPr>
          <w:rFonts w:ascii="Montserrat" w:eastAsia="Times New Roman" w:hAnsi="Montserrat" w:cs="Times New Roman"/>
          <w:sz w:val="20"/>
          <w:szCs w:val="20"/>
          <w:lang w:eastAsia="es-ES"/>
        </w:rPr>
      </w:pPr>
    </w:p>
    <w:p w14:paraId="1F6617B7" w14:textId="77777777" w:rsidR="00C10003" w:rsidRDefault="00C10003" w:rsidP="0090016C">
      <w:pPr>
        <w:ind w:right="333"/>
        <w:jc w:val="both"/>
        <w:rPr>
          <w:rFonts w:ascii="Montserrat" w:eastAsia="Times New Roman" w:hAnsi="Montserrat" w:cs="Times New Roman"/>
          <w:sz w:val="20"/>
          <w:szCs w:val="20"/>
          <w:lang w:eastAsia="es-ES"/>
        </w:rPr>
      </w:pPr>
    </w:p>
    <w:p w14:paraId="2AA88346" w14:textId="77777777" w:rsidR="00C10003" w:rsidRDefault="00C10003" w:rsidP="0090016C">
      <w:pPr>
        <w:ind w:right="333"/>
        <w:jc w:val="both"/>
        <w:rPr>
          <w:rFonts w:ascii="Montserrat" w:eastAsia="Times New Roman" w:hAnsi="Montserrat" w:cs="Times New Roman"/>
          <w:sz w:val="20"/>
          <w:szCs w:val="20"/>
          <w:lang w:eastAsia="es-ES"/>
        </w:rPr>
      </w:pPr>
    </w:p>
    <w:p w14:paraId="1DC0EC53" w14:textId="77777777" w:rsidR="0090016C" w:rsidRPr="00C10003" w:rsidRDefault="0090016C" w:rsidP="0090016C">
      <w:pPr>
        <w:ind w:right="333"/>
        <w:jc w:val="both"/>
        <w:rPr>
          <w:rFonts w:ascii="Montserrat" w:eastAsia="Times New Roman" w:hAnsi="Montserrat" w:cs="Times New Roman"/>
          <w:sz w:val="16"/>
          <w:szCs w:val="16"/>
          <w:lang w:eastAsia="es-ES"/>
        </w:rPr>
      </w:pPr>
      <w:r w:rsidRPr="00C10003">
        <w:rPr>
          <w:rFonts w:ascii="Montserrat" w:eastAsia="Times New Roman" w:hAnsi="Montserrat" w:cs="Times New Roman"/>
          <w:sz w:val="16"/>
          <w:szCs w:val="16"/>
          <w:lang w:eastAsia="es-ES"/>
        </w:rPr>
        <w:t>*Se entiende a la consulta externa como la atención médica que otorga un médico a los pacientes ambulatorios, la cual consiste en realizar un interrogatorio y exploración física, a fin de integrar un diagnóstico. Otros servicios todos los auxiliares de diagnóstico y tratamiento, pacientes atendidos por urgencias o admisión continua.</w:t>
      </w:r>
    </w:p>
    <w:p w14:paraId="0D36E21B" w14:textId="77777777" w:rsidR="0090016C" w:rsidRPr="00C10003" w:rsidRDefault="0090016C" w:rsidP="0090016C">
      <w:pPr>
        <w:ind w:right="333"/>
        <w:jc w:val="both"/>
        <w:rPr>
          <w:rFonts w:ascii="Montserrat" w:eastAsia="Times New Roman" w:hAnsi="Montserrat" w:cs="Times New Roman"/>
          <w:sz w:val="16"/>
          <w:szCs w:val="16"/>
          <w:lang w:eastAsia="es-ES"/>
        </w:rPr>
      </w:pPr>
    </w:p>
    <w:p w14:paraId="0D8CD0E5" w14:textId="77777777" w:rsidR="0090016C" w:rsidRPr="00C10003" w:rsidRDefault="0090016C" w:rsidP="0090016C">
      <w:pPr>
        <w:ind w:right="333"/>
        <w:jc w:val="both"/>
        <w:rPr>
          <w:rFonts w:ascii="Montserrat" w:hAnsi="Montserrat" w:cs="Arial"/>
          <w:sz w:val="20"/>
          <w:szCs w:val="20"/>
        </w:rPr>
      </w:pPr>
      <w:r w:rsidRPr="00C10003">
        <w:rPr>
          <w:rFonts w:ascii="Montserrat" w:eastAsia="Times New Roman" w:hAnsi="Montserrat" w:cs="Times New Roman"/>
          <w:sz w:val="16"/>
          <w:szCs w:val="16"/>
          <w:lang w:eastAsia="es-ES"/>
        </w:rPr>
        <w:t>**Se entiende como congruencia diagnóstica a la concordancia que existe entre el cuadro clínico, el diagnóstico y el tratamiento del paciente, desde la primera atención hasta la solución y/o control del problema médico que motivó la atención.</w:t>
      </w:r>
    </w:p>
    <w:p w14:paraId="6E36A5AC" w14:textId="77777777" w:rsidR="0090016C" w:rsidRPr="00BF16C3" w:rsidRDefault="0090016C" w:rsidP="0090016C">
      <w:pPr>
        <w:rPr>
          <w:rFonts w:ascii="Montserrat" w:hAnsi="Montserrat" w:cs="Arial"/>
        </w:rPr>
      </w:pPr>
      <w:r w:rsidRPr="00BF16C3">
        <w:rPr>
          <w:rFonts w:ascii="Montserrat" w:hAnsi="Montserrat" w:cs="Arial"/>
        </w:rPr>
        <w:br w:type="page"/>
      </w:r>
      <w:r w:rsidRPr="00BF16C3">
        <w:rPr>
          <w:rFonts w:ascii="Montserrat" w:hAnsi="Montserrat" w:cs="Arial"/>
          <w:b/>
          <w:sz w:val="20"/>
          <w:szCs w:val="20"/>
        </w:rPr>
        <w:lastRenderedPageBreak/>
        <w:t>Anexo 6. Formato SE-SRC-07 1er NIVEL</w:t>
      </w:r>
    </w:p>
    <w:p w14:paraId="417EB870" w14:textId="77777777" w:rsidR="0090016C" w:rsidRPr="00BF16C3" w:rsidRDefault="0090016C" w:rsidP="0090016C">
      <w:pPr>
        <w:jc w:val="both"/>
        <w:rPr>
          <w:rFonts w:ascii="Montserrat" w:hAnsi="Montserrat" w:cs="Arial"/>
        </w:rPr>
      </w:pPr>
    </w:p>
    <w:tbl>
      <w:tblPr>
        <w:tblStyle w:val="Tablaconcuadrcula"/>
        <w:tblW w:w="9963" w:type="dxa"/>
        <w:tblInd w:w="-5" w:type="dxa"/>
        <w:tblLook w:val="04A0" w:firstRow="1" w:lastRow="0" w:firstColumn="1" w:lastColumn="0" w:noHBand="0" w:noVBand="1"/>
      </w:tblPr>
      <w:tblGrid>
        <w:gridCol w:w="10120"/>
      </w:tblGrid>
      <w:tr w:rsidR="0090016C" w:rsidRPr="00BF16C3" w14:paraId="5279DDF5" w14:textId="77777777" w:rsidTr="00397404">
        <w:trPr>
          <w:trHeight w:val="464"/>
        </w:trPr>
        <w:tc>
          <w:tcPr>
            <w:tcW w:w="9963" w:type="dxa"/>
          </w:tcPr>
          <w:p w14:paraId="35766B64" w14:textId="77777777" w:rsidR="0090016C" w:rsidRPr="00BF16C3" w:rsidRDefault="0090016C" w:rsidP="00397404">
            <w:pPr>
              <w:pStyle w:val="NormalWeb"/>
              <w:spacing w:before="0" w:beforeAutospacing="0" w:after="0" w:afterAutospacing="0"/>
              <w:jc w:val="center"/>
              <w:rPr>
                <w:rFonts w:ascii="Montserrat" w:hAnsi="Montserrat" w:cs="Arial"/>
                <w:sz w:val="22"/>
                <w:szCs w:val="22"/>
              </w:rPr>
            </w:pPr>
            <w:r w:rsidRPr="00BF16C3">
              <w:rPr>
                <w:rFonts w:ascii="Montserrat" w:eastAsiaTheme="majorEastAsia" w:hAnsi="Montserrat" w:cs="Arial"/>
                <w:b/>
                <w:bCs/>
                <w:kern w:val="24"/>
                <w:sz w:val="22"/>
                <w:szCs w:val="22"/>
              </w:rPr>
              <w:t>FORMATO SE-SRC-07 1er NIVEL</w:t>
            </w:r>
          </w:p>
          <w:p w14:paraId="1B02B8D7" w14:textId="77777777" w:rsidR="0090016C" w:rsidRPr="00BF16C3" w:rsidRDefault="0090016C" w:rsidP="00397404">
            <w:pPr>
              <w:tabs>
                <w:tab w:val="left" w:pos="7087"/>
              </w:tabs>
              <w:rPr>
                <w:rFonts w:ascii="Montserrat" w:hAnsi="Montserrat"/>
              </w:rPr>
            </w:pPr>
          </w:p>
        </w:tc>
      </w:tr>
      <w:tr w:rsidR="0090016C" w:rsidRPr="00BF16C3" w14:paraId="72D0B75F" w14:textId="77777777" w:rsidTr="00397404">
        <w:trPr>
          <w:trHeight w:val="5356"/>
        </w:trPr>
        <w:tc>
          <w:tcPr>
            <w:tcW w:w="9963" w:type="dxa"/>
          </w:tcPr>
          <w:p w14:paraId="2844CF48" w14:textId="77777777" w:rsidR="0090016C" w:rsidRPr="00BF16C3" w:rsidRDefault="0090016C" w:rsidP="00397404">
            <w:pPr>
              <w:tabs>
                <w:tab w:val="left" w:pos="7087"/>
              </w:tabs>
              <w:rPr>
                <w:rFonts w:ascii="Montserrat" w:hAnsi="Montserrat"/>
              </w:rPr>
            </w:pPr>
            <w:r w:rsidRPr="00BF16C3">
              <w:rPr>
                <w:rFonts w:ascii="Montserrat" w:hAnsi="Montserrat"/>
                <w:noProof/>
                <w:lang w:val="es-MX" w:eastAsia="es-MX"/>
              </w:rPr>
              <w:drawing>
                <wp:inline distT="0" distB="0" distL="0" distR="0" wp14:anchorId="199B6AE5" wp14:editId="7A6097F9">
                  <wp:extent cx="6289482" cy="33193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3112" cy="3326529"/>
                          </a:xfrm>
                          <a:prstGeom prst="rect">
                            <a:avLst/>
                          </a:prstGeom>
                          <a:noFill/>
                        </pic:spPr>
                      </pic:pic>
                    </a:graphicData>
                  </a:graphic>
                </wp:inline>
              </w:drawing>
            </w:r>
          </w:p>
        </w:tc>
      </w:tr>
    </w:tbl>
    <w:p w14:paraId="4C17BCE2" w14:textId="77777777" w:rsidR="0090016C" w:rsidRPr="00BF16C3" w:rsidRDefault="0090016C" w:rsidP="0090016C">
      <w:pPr>
        <w:jc w:val="both"/>
        <w:rPr>
          <w:rFonts w:ascii="Montserrat" w:hAnsi="Montserrat" w:cs="Arial"/>
        </w:rPr>
      </w:pPr>
    </w:p>
    <w:p w14:paraId="45B6103B" w14:textId="77777777" w:rsidR="0090016C" w:rsidRPr="00BF16C3" w:rsidRDefault="0090016C" w:rsidP="0090016C">
      <w:pPr>
        <w:jc w:val="both"/>
        <w:rPr>
          <w:rFonts w:ascii="Montserrat" w:hAnsi="Montserrat" w:cs="Arial"/>
        </w:rPr>
      </w:pPr>
    </w:p>
    <w:p w14:paraId="74997103" w14:textId="77777777" w:rsidR="0090016C" w:rsidRPr="00BF16C3" w:rsidRDefault="0090016C" w:rsidP="0090016C">
      <w:pPr>
        <w:jc w:val="both"/>
        <w:rPr>
          <w:rFonts w:ascii="Montserrat" w:hAnsi="Montserrat" w:cs="Arial"/>
        </w:rPr>
      </w:pPr>
    </w:p>
    <w:p w14:paraId="3D91682A" w14:textId="77777777" w:rsidR="0090016C" w:rsidRPr="00BF16C3" w:rsidRDefault="0090016C" w:rsidP="00932DD0">
      <w:pPr>
        <w:rPr>
          <w:rFonts w:ascii="Montserrat" w:hAnsi="Montserrat" w:cs="Arial"/>
        </w:rPr>
      </w:pPr>
      <w:r w:rsidRPr="00BF16C3">
        <w:rPr>
          <w:rFonts w:ascii="Montserrat" w:hAnsi="Montserrat" w:cs="Arial"/>
        </w:rPr>
        <w:br w:type="page"/>
      </w:r>
      <w:r w:rsidR="00932DD0" w:rsidRPr="00BF16C3">
        <w:rPr>
          <w:rFonts w:ascii="Montserrat" w:hAnsi="Montserrat" w:cs="Arial"/>
        </w:rPr>
        <w:lastRenderedPageBreak/>
        <w:t>A</w:t>
      </w:r>
      <w:r w:rsidRPr="00BF16C3">
        <w:rPr>
          <w:rFonts w:ascii="Montserrat" w:hAnsi="Montserrat" w:cs="Arial"/>
          <w:b/>
          <w:sz w:val="20"/>
          <w:szCs w:val="20"/>
        </w:rPr>
        <w:t>nexo 7. Formato SE-SRC-07 2do NIVEL</w:t>
      </w:r>
    </w:p>
    <w:p w14:paraId="0E55F8A4" w14:textId="77777777" w:rsidR="0090016C" w:rsidRPr="00BF16C3" w:rsidRDefault="0090016C" w:rsidP="0090016C">
      <w:pPr>
        <w:jc w:val="both"/>
        <w:rPr>
          <w:rFonts w:ascii="Montserrat" w:hAnsi="Montserrat" w:cs="Arial"/>
        </w:rPr>
      </w:pPr>
    </w:p>
    <w:tbl>
      <w:tblPr>
        <w:tblStyle w:val="Tablaconcuadrcula"/>
        <w:tblpPr w:leftFromText="141" w:rightFromText="141" w:vertAnchor="page" w:horzAnchor="margin" w:tblpY="2412"/>
        <w:tblW w:w="10536" w:type="dxa"/>
        <w:tblLook w:val="04A0" w:firstRow="1" w:lastRow="0" w:firstColumn="1" w:lastColumn="0" w:noHBand="0" w:noVBand="1"/>
      </w:tblPr>
      <w:tblGrid>
        <w:gridCol w:w="10536"/>
      </w:tblGrid>
      <w:tr w:rsidR="00803835" w:rsidRPr="00BF16C3" w14:paraId="5299A450" w14:textId="77777777" w:rsidTr="00803835">
        <w:trPr>
          <w:trHeight w:val="430"/>
        </w:trPr>
        <w:tc>
          <w:tcPr>
            <w:tcW w:w="10536" w:type="dxa"/>
          </w:tcPr>
          <w:p w14:paraId="133055D7" w14:textId="77777777" w:rsidR="00803835" w:rsidRPr="00BF16C3" w:rsidRDefault="00803835" w:rsidP="00803835">
            <w:pPr>
              <w:pStyle w:val="NormalWeb"/>
              <w:spacing w:before="0" w:beforeAutospacing="0" w:after="0" w:afterAutospacing="0"/>
              <w:jc w:val="center"/>
              <w:rPr>
                <w:rFonts w:ascii="Montserrat" w:hAnsi="Montserrat" w:cs="Arial"/>
                <w:sz w:val="22"/>
                <w:szCs w:val="22"/>
              </w:rPr>
            </w:pPr>
            <w:r w:rsidRPr="00BF16C3">
              <w:rPr>
                <w:rFonts w:ascii="Montserrat" w:eastAsiaTheme="majorEastAsia" w:hAnsi="Montserrat" w:cs="Arial"/>
                <w:b/>
                <w:bCs/>
                <w:kern w:val="24"/>
                <w:sz w:val="22"/>
                <w:szCs w:val="22"/>
              </w:rPr>
              <w:t>FORMATO SE-SRC-07 2do NIVEL</w:t>
            </w:r>
          </w:p>
          <w:p w14:paraId="4059DDAA" w14:textId="77777777" w:rsidR="00803835" w:rsidRPr="00BF16C3" w:rsidRDefault="00803835" w:rsidP="00803835">
            <w:pPr>
              <w:tabs>
                <w:tab w:val="left" w:pos="7087"/>
              </w:tabs>
              <w:rPr>
                <w:rFonts w:ascii="Montserrat" w:hAnsi="Montserrat"/>
              </w:rPr>
            </w:pPr>
          </w:p>
        </w:tc>
      </w:tr>
      <w:tr w:rsidR="00803835" w:rsidRPr="00BF16C3" w14:paraId="4A8910BE" w14:textId="77777777" w:rsidTr="00803835">
        <w:trPr>
          <w:trHeight w:val="5419"/>
        </w:trPr>
        <w:tc>
          <w:tcPr>
            <w:tcW w:w="10536" w:type="dxa"/>
          </w:tcPr>
          <w:p w14:paraId="6B417DEE" w14:textId="77777777" w:rsidR="00803835" w:rsidRPr="00BF16C3" w:rsidRDefault="00803835" w:rsidP="00803835">
            <w:pPr>
              <w:tabs>
                <w:tab w:val="left" w:pos="7087"/>
              </w:tabs>
              <w:rPr>
                <w:rFonts w:ascii="Montserrat" w:hAnsi="Montserrat"/>
              </w:rPr>
            </w:pPr>
            <w:r w:rsidRPr="00BF16C3">
              <w:rPr>
                <w:rFonts w:ascii="Montserrat" w:hAnsi="Montserrat"/>
                <w:noProof/>
                <w:lang w:val="es-MX" w:eastAsia="es-MX"/>
              </w:rPr>
              <w:drawing>
                <wp:inline distT="0" distB="0" distL="0" distR="0" wp14:anchorId="66B321EB" wp14:editId="012914F5">
                  <wp:extent cx="6551875" cy="3430427"/>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5601" cy="3437614"/>
                          </a:xfrm>
                          <a:prstGeom prst="rect">
                            <a:avLst/>
                          </a:prstGeom>
                          <a:noFill/>
                        </pic:spPr>
                      </pic:pic>
                    </a:graphicData>
                  </a:graphic>
                </wp:inline>
              </w:drawing>
            </w:r>
          </w:p>
        </w:tc>
      </w:tr>
    </w:tbl>
    <w:p w14:paraId="0754177A" w14:textId="77777777" w:rsidR="00932DD0" w:rsidRPr="00BF16C3" w:rsidRDefault="00932DD0" w:rsidP="0090016C">
      <w:pPr>
        <w:rPr>
          <w:rFonts w:ascii="Montserrat" w:hAnsi="Montserrat" w:cs="Arial"/>
        </w:rPr>
      </w:pPr>
    </w:p>
    <w:p w14:paraId="40155D9D" w14:textId="77777777" w:rsidR="00932DD0" w:rsidRPr="00BF16C3" w:rsidRDefault="00932DD0" w:rsidP="0090016C">
      <w:pPr>
        <w:rPr>
          <w:rFonts w:ascii="Montserrat" w:hAnsi="Montserrat" w:cs="Arial"/>
        </w:rPr>
      </w:pPr>
    </w:p>
    <w:p w14:paraId="0EB53604" w14:textId="77777777" w:rsidR="00932DD0" w:rsidRPr="00BF16C3" w:rsidRDefault="00932DD0" w:rsidP="0090016C">
      <w:pPr>
        <w:rPr>
          <w:rFonts w:ascii="Montserrat" w:hAnsi="Montserrat" w:cs="Arial"/>
        </w:rPr>
      </w:pPr>
    </w:p>
    <w:p w14:paraId="58E5F318" w14:textId="77777777" w:rsidR="00932DD0" w:rsidRPr="00BF16C3" w:rsidRDefault="00932DD0" w:rsidP="0090016C">
      <w:pPr>
        <w:rPr>
          <w:rFonts w:ascii="Montserrat" w:hAnsi="Montserrat" w:cs="Arial"/>
        </w:rPr>
      </w:pPr>
    </w:p>
    <w:p w14:paraId="08ABD00A" w14:textId="77777777" w:rsidR="00932DD0" w:rsidRPr="00BF16C3" w:rsidRDefault="00932DD0" w:rsidP="0090016C">
      <w:pPr>
        <w:rPr>
          <w:rFonts w:ascii="Montserrat" w:hAnsi="Montserrat" w:cs="Arial"/>
        </w:rPr>
      </w:pPr>
    </w:p>
    <w:p w14:paraId="4258CDD3" w14:textId="77777777" w:rsidR="00932DD0" w:rsidRPr="00BF16C3" w:rsidRDefault="00932DD0" w:rsidP="0090016C">
      <w:pPr>
        <w:rPr>
          <w:rFonts w:ascii="Montserrat" w:hAnsi="Montserrat" w:cs="Arial"/>
        </w:rPr>
      </w:pPr>
    </w:p>
    <w:p w14:paraId="63DCE859" w14:textId="77777777" w:rsidR="00932DD0" w:rsidRPr="00BF16C3" w:rsidRDefault="00932DD0" w:rsidP="0090016C">
      <w:pPr>
        <w:rPr>
          <w:rFonts w:ascii="Montserrat" w:hAnsi="Montserrat" w:cs="Arial"/>
        </w:rPr>
      </w:pPr>
    </w:p>
    <w:p w14:paraId="2CCA9039" w14:textId="77777777" w:rsidR="00932DD0" w:rsidRPr="00BF16C3" w:rsidRDefault="00932DD0" w:rsidP="0090016C">
      <w:pPr>
        <w:rPr>
          <w:rFonts w:ascii="Montserrat" w:hAnsi="Montserrat" w:cs="Arial"/>
        </w:rPr>
      </w:pPr>
    </w:p>
    <w:p w14:paraId="720BB824" w14:textId="77777777" w:rsidR="00932DD0" w:rsidRPr="00BF16C3" w:rsidRDefault="00932DD0" w:rsidP="0090016C">
      <w:pPr>
        <w:rPr>
          <w:rFonts w:ascii="Montserrat" w:hAnsi="Montserrat" w:cs="Arial"/>
        </w:rPr>
      </w:pPr>
    </w:p>
    <w:p w14:paraId="46A42A53" w14:textId="77777777" w:rsidR="00932DD0" w:rsidRPr="00BF16C3" w:rsidRDefault="00932DD0" w:rsidP="0090016C">
      <w:pPr>
        <w:rPr>
          <w:rFonts w:ascii="Montserrat" w:hAnsi="Montserrat" w:cs="Arial"/>
        </w:rPr>
      </w:pPr>
    </w:p>
    <w:p w14:paraId="22F885B3" w14:textId="77777777" w:rsidR="00932DD0" w:rsidRPr="00BF16C3" w:rsidRDefault="00932DD0" w:rsidP="0090016C">
      <w:pPr>
        <w:rPr>
          <w:rFonts w:ascii="Montserrat" w:hAnsi="Montserrat" w:cs="Arial"/>
        </w:rPr>
      </w:pPr>
    </w:p>
    <w:p w14:paraId="332DEBCF" w14:textId="77777777" w:rsidR="00932DD0" w:rsidRPr="00BF16C3" w:rsidRDefault="00932DD0" w:rsidP="0090016C">
      <w:pPr>
        <w:rPr>
          <w:rFonts w:ascii="Montserrat" w:hAnsi="Montserrat" w:cs="Arial"/>
        </w:rPr>
      </w:pPr>
    </w:p>
    <w:p w14:paraId="03BC3E7E" w14:textId="77777777" w:rsidR="00932DD0" w:rsidRPr="00BF16C3" w:rsidRDefault="00932DD0" w:rsidP="0090016C">
      <w:pPr>
        <w:rPr>
          <w:rFonts w:ascii="Montserrat" w:hAnsi="Montserrat" w:cs="Arial"/>
        </w:rPr>
      </w:pPr>
    </w:p>
    <w:p w14:paraId="67B61687" w14:textId="77777777" w:rsidR="00932DD0" w:rsidRPr="00BF16C3" w:rsidRDefault="00932DD0" w:rsidP="0090016C">
      <w:pPr>
        <w:rPr>
          <w:rFonts w:ascii="Montserrat" w:hAnsi="Montserrat" w:cs="Arial"/>
        </w:rPr>
      </w:pPr>
    </w:p>
    <w:p w14:paraId="4F8B2012" w14:textId="77777777" w:rsidR="00932DD0" w:rsidRPr="00BF16C3" w:rsidRDefault="00932DD0" w:rsidP="0090016C">
      <w:pPr>
        <w:rPr>
          <w:rFonts w:ascii="Montserrat" w:hAnsi="Montserrat" w:cs="Arial"/>
        </w:rPr>
      </w:pPr>
    </w:p>
    <w:p w14:paraId="275A2304" w14:textId="77777777" w:rsidR="00932DD0" w:rsidRPr="00BF16C3" w:rsidRDefault="00932DD0" w:rsidP="0090016C">
      <w:pPr>
        <w:rPr>
          <w:rFonts w:ascii="Montserrat" w:hAnsi="Montserrat" w:cs="Arial"/>
        </w:rPr>
      </w:pPr>
    </w:p>
    <w:p w14:paraId="47FE0713" w14:textId="77777777" w:rsidR="00932DD0" w:rsidRPr="00BF16C3" w:rsidRDefault="00932DD0" w:rsidP="0090016C">
      <w:pPr>
        <w:rPr>
          <w:rFonts w:ascii="Montserrat" w:hAnsi="Montserrat" w:cs="Arial"/>
        </w:rPr>
      </w:pPr>
    </w:p>
    <w:p w14:paraId="77624DB3" w14:textId="77777777" w:rsidR="0090016C" w:rsidRPr="00BF16C3" w:rsidRDefault="0090016C" w:rsidP="0090016C">
      <w:pPr>
        <w:rPr>
          <w:rFonts w:ascii="Montserrat" w:hAnsi="Montserrat" w:cs="Arial"/>
        </w:rPr>
      </w:pPr>
    </w:p>
    <w:p w14:paraId="114BB827" w14:textId="77777777" w:rsidR="00803835" w:rsidRDefault="00803835">
      <w:pPr>
        <w:rPr>
          <w:rFonts w:ascii="Montserrat" w:hAnsi="Montserrat" w:cs="Arial"/>
          <w:b/>
          <w:sz w:val="20"/>
          <w:szCs w:val="20"/>
        </w:rPr>
      </w:pPr>
      <w:r>
        <w:rPr>
          <w:rFonts w:ascii="Montserrat" w:hAnsi="Montserrat" w:cs="Arial"/>
          <w:b/>
          <w:sz w:val="20"/>
          <w:szCs w:val="20"/>
        </w:rPr>
        <w:br w:type="page"/>
      </w:r>
    </w:p>
    <w:p w14:paraId="20E467D8"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6 y 7. Formato SE-SRC-07 1er y 2do. NIVEL</w:t>
      </w:r>
    </w:p>
    <w:p w14:paraId="75707B5E" w14:textId="77777777" w:rsidR="0090016C" w:rsidRPr="00BF16C3" w:rsidRDefault="0090016C" w:rsidP="0090016C">
      <w:pPr>
        <w:jc w:val="both"/>
        <w:rPr>
          <w:rFonts w:ascii="Montserrat" w:hAnsi="Montserrat" w:cs="Arial"/>
        </w:rPr>
      </w:pPr>
    </w:p>
    <w:p w14:paraId="7739C44C" w14:textId="77777777" w:rsidR="0090016C" w:rsidRPr="00BF16C3" w:rsidRDefault="0090016C" w:rsidP="0090016C">
      <w:pPr>
        <w:jc w:val="both"/>
        <w:rPr>
          <w:rFonts w:ascii="Montserrat" w:hAnsi="Montserrat" w:cs="Arial"/>
        </w:rPr>
      </w:pPr>
    </w:p>
    <w:tbl>
      <w:tblPr>
        <w:tblpPr w:leftFromText="141" w:rightFromText="141" w:vertAnchor="page" w:horzAnchor="margin" w:tblpY="2787"/>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3985"/>
        <w:gridCol w:w="4809"/>
      </w:tblGrid>
      <w:tr w:rsidR="00C10003" w:rsidRPr="00BF16C3" w14:paraId="6DC74D5A" w14:textId="77777777" w:rsidTr="00C10003">
        <w:trPr>
          <w:trHeight w:val="451"/>
        </w:trPr>
        <w:tc>
          <w:tcPr>
            <w:tcW w:w="4547" w:type="dxa"/>
            <w:gridSpan w:val="2"/>
            <w:vAlign w:val="center"/>
          </w:tcPr>
          <w:p w14:paraId="7E2CA140"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Instructivo de llenado</w:t>
            </w:r>
          </w:p>
        </w:tc>
        <w:tc>
          <w:tcPr>
            <w:tcW w:w="4809" w:type="dxa"/>
            <w:vAlign w:val="center"/>
          </w:tcPr>
          <w:p w14:paraId="11330804" w14:textId="77777777" w:rsidR="00C10003" w:rsidRPr="00BF16C3" w:rsidRDefault="00C10003" w:rsidP="00C10003">
            <w:pPr>
              <w:tabs>
                <w:tab w:val="right" w:leader="dot" w:pos="9639"/>
              </w:tabs>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Clave del formato: </w:t>
            </w:r>
            <w:r w:rsidRPr="00BF16C3">
              <w:rPr>
                <w:rFonts w:ascii="Montserrat" w:eastAsia="Times New Roman" w:hAnsi="Montserrat" w:cs="Arial"/>
                <w:bCs/>
                <w:sz w:val="18"/>
                <w:szCs w:val="20"/>
                <w:lang w:eastAsia="es-ES"/>
              </w:rPr>
              <w:t xml:space="preserve"> SE-SRC-05-A</w:t>
            </w:r>
          </w:p>
        </w:tc>
      </w:tr>
      <w:tr w:rsidR="00C10003" w:rsidRPr="00BF16C3" w14:paraId="3BD4894C" w14:textId="77777777" w:rsidTr="00C10003">
        <w:trPr>
          <w:trHeight w:val="251"/>
        </w:trPr>
        <w:tc>
          <w:tcPr>
            <w:tcW w:w="562" w:type="dxa"/>
            <w:tcBorders>
              <w:bottom w:val="single" w:sz="4" w:space="0" w:color="000000"/>
            </w:tcBorders>
            <w:vAlign w:val="center"/>
          </w:tcPr>
          <w:p w14:paraId="11EF75FA"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roofErr w:type="spellStart"/>
            <w:r w:rsidRPr="00BF16C3">
              <w:rPr>
                <w:rFonts w:ascii="Montserrat" w:eastAsia="Times New Roman" w:hAnsi="Montserrat" w:cs="Arial"/>
                <w:bCs/>
                <w:sz w:val="20"/>
                <w:szCs w:val="20"/>
                <w:lang w:eastAsia="es-ES"/>
              </w:rPr>
              <w:t>N°</w:t>
            </w:r>
            <w:proofErr w:type="spellEnd"/>
          </w:p>
        </w:tc>
        <w:tc>
          <w:tcPr>
            <w:tcW w:w="3985" w:type="dxa"/>
            <w:tcBorders>
              <w:bottom w:val="single" w:sz="4" w:space="0" w:color="000000"/>
            </w:tcBorders>
            <w:vAlign w:val="center"/>
          </w:tcPr>
          <w:p w14:paraId="2A8DAA19"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Campo</w:t>
            </w:r>
          </w:p>
        </w:tc>
        <w:tc>
          <w:tcPr>
            <w:tcW w:w="4809" w:type="dxa"/>
            <w:tcBorders>
              <w:bottom w:val="single" w:sz="4" w:space="0" w:color="000000"/>
            </w:tcBorders>
            <w:vAlign w:val="center"/>
          </w:tcPr>
          <w:p w14:paraId="17C3565A"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Descripción</w:t>
            </w:r>
          </w:p>
        </w:tc>
      </w:tr>
      <w:tr w:rsidR="00C10003" w:rsidRPr="00BF16C3" w14:paraId="3070DFF2" w14:textId="77777777" w:rsidTr="00C10003">
        <w:trPr>
          <w:trHeight w:val="48"/>
        </w:trPr>
        <w:tc>
          <w:tcPr>
            <w:tcW w:w="562" w:type="dxa"/>
            <w:vMerge w:val="restart"/>
            <w:tcBorders>
              <w:left w:val="single" w:sz="4" w:space="0" w:color="auto"/>
              <w:right w:val="single" w:sz="4" w:space="0" w:color="auto"/>
            </w:tcBorders>
            <w:vAlign w:val="center"/>
          </w:tcPr>
          <w:p w14:paraId="63A3F0D7"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1</w:t>
            </w:r>
          </w:p>
          <w:p w14:paraId="235B45D8"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val="restart"/>
            <w:tcBorders>
              <w:left w:val="single" w:sz="4" w:space="0" w:color="auto"/>
              <w:right w:val="single" w:sz="4" w:space="0" w:color="auto"/>
            </w:tcBorders>
            <w:vAlign w:val="center"/>
          </w:tcPr>
          <w:p w14:paraId="7F932BDB"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Referencia de Pacientes  </w:t>
            </w:r>
          </w:p>
        </w:tc>
        <w:tc>
          <w:tcPr>
            <w:tcW w:w="4809" w:type="dxa"/>
            <w:tcBorders>
              <w:left w:val="single" w:sz="4" w:space="0" w:color="auto"/>
              <w:bottom w:val="single" w:sz="4" w:space="0" w:color="auto"/>
            </w:tcBorders>
          </w:tcPr>
          <w:p w14:paraId="4C068032"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los diez principales diagnósticos en la consulta de primera vez.</w:t>
            </w:r>
          </w:p>
        </w:tc>
      </w:tr>
      <w:tr w:rsidR="00C10003" w:rsidRPr="00BF16C3" w14:paraId="6A991B7F" w14:textId="77777777" w:rsidTr="00C10003">
        <w:trPr>
          <w:trHeight w:val="48"/>
        </w:trPr>
        <w:tc>
          <w:tcPr>
            <w:tcW w:w="562" w:type="dxa"/>
            <w:vMerge/>
            <w:tcBorders>
              <w:left w:val="single" w:sz="4" w:space="0" w:color="auto"/>
              <w:right w:val="single" w:sz="4" w:space="0" w:color="auto"/>
            </w:tcBorders>
            <w:vAlign w:val="center"/>
          </w:tcPr>
          <w:p w14:paraId="754C2253"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tcBorders>
              <w:left w:val="single" w:sz="4" w:space="0" w:color="auto"/>
              <w:right w:val="single" w:sz="4" w:space="0" w:color="auto"/>
            </w:tcBorders>
            <w:vAlign w:val="center"/>
          </w:tcPr>
          <w:p w14:paraId="04CDBB13"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
        </w:tc>
        <w:tc>
          <w:tcPr>
            <w:tcW w:w="4809" w:type="dxa"/>
            <w:tcBorders>
              <w:left w:val="single" w:sz="4" w:space="0" w:color="auto"/>
              <w:bottom w:val="single" w:sz="4" w:space="0" w:color="auto"/>
            </w:tcBorders>
          </w:tcPr>
          <w:p w14:paraId="638E7130"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los diez principales diagnósticos en la referencia de pacientes.</w:t>
            </w:r>
          </w:p>
        </w:tc>
      </w:tr>
      <w:tr w:rsidR="00C10003" w:rsidRPr="00BF16C3" w14:paraId="3179DE88" w14:textId="77777777" w:rsidTr="00C10003">
        <w:trPr>
          <w:trHeight w:val="48"/>
        </w:trPr>
        <w:tc>
          <w:tcPr>
            <w:tcW w:w="562" w:type="dxa"/>
            <w:vMerge/>
            <w:tcBorders>
              <w:left w:val="single" w:sz="4" w:space="0" w:color="auto"/>
              <w:bottom w:val="single" w:sz="4" w:space="0" w:color="auto"/>
              <w:right w:val="single" w:sz="4" w:space="0" w:color="auto"/>
            </w:tcBorders>
            <w:vAlign w:val="center"/>
          </w:tcPr>
          <w:p w14:paraId="0EC0C7E8"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tcBorders>
              <w:left w:val="single" w:sz="4" w:space="0" w:color="auto"/>
              <w:bottom w:val="single" w:sz="4" w:space="0" w:color="auto"/>
              <w:right w:val="single" w:sz="4" w:space="0" w:color="auto"/>
            </w:tcBorders>
            <w:vAlign w:val="center"/>
          </w:tcPr>
          <w:p w14:paraId="14C1D0EC"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
        </w:tc>
        <w:tc>
          <w:tcPr>
            <w:tcW w:w="4809" w:type="dxa"/>
            <w:tcBorders>
              <w:top w:val="single" w:sz="4" w:space="0" w:color="auto"/>
              <w:left w:val="single" w:sz="4" w:space="0" w:color="auto"/>
              <w:bottom w:val="single" w:sz="4" w:space="0" w:color="auto"/>
            </w:tcBorders>
          </w:tcPr>
          <w:p w14:paraId="6A78A5B4"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los diez principales servicios en la referencia de pacientes. </w:t>
            </w:r>
          </w:p>
        </w:tc>
      </w:tr>
      <w:tr w:rsidR="00C10003" w:rsidRPr="00BF16C3" w14:paraId="54066709" w14:textId="77777777" w:rsidTr="00C10003">
        <w:trPr>
          <w:trHeight w:val="48"/>
        </w:trPr>
        <w:tc>
          <w:tcPr>
            <w:tcW w:w="562" w:type="dxa"/>
            <w:vMerge w:val="restart"/>
            <w:tcBorders>
              <w:top w:val="single" w:sz="4" w:space="0" w:color="auto"/>
              <w:left w:val="single" w:sz="4" w:space="0" w:color="auto"/>
              <w:right w:val="single" w:sz="4" w:space="0" w:color="auto"/>
            </w:tcBorders>
            <w:vAlign w:val="center"/>
          </w:tcPr>
          <w:p w14:paraId="2B5ACFB7"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2</w:t>
            </w:r>
          </w:p>
          <w:p w14:paraId="55DF5DD2"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p w14:paraId="751F1FEC"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val="restart"/>
            <w:tcBorders>
              <w:top w:val="single" w:sz="4" w:space="0" w:color="auto"/>
              <w:left w:val="single" w:sz="4" w:space="0" w:color="auto"/>
              <w:right w:val="single" w:sz="4" w:space="0" w:color="auto"/>
            </w:tcBorders>
            <w:vAlign w:val="center"/>
          </w:tcPr>
          <w:p w14:paraId="46188A62"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Contrarreferencia de Pacientes</w:t>
            </w:r>
          </w:p>
          <w:p w14:paraId="3681AFF0"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
        </w:tc>
        <w:tc>
          <w:tcPr>
            <w:tcW w:w="4809" w:type="dxa"/>
            <w:tcBorders>
              <w:top w:val="single" w:sz="4" w:space="0" w:color="auto"/>
              <w:left w:val="single" w:sz="4" w:space="0" w:color="auto"/>
              <w:bottom w:val="single" w:sz="4" w:space="0" w:color="auto"/>
            </w:tcBorders>
          </w:tcPr>
          <w:p w14:paraId="284757F7"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los diez principales diagnósticos de referencia de los pacientes </w:t>
            </w:r>
            <w:proofErr w:type="spellStart"/>
            <w:r w:rsidRPr="00BF16C3">
              <w:rPr>
                <w:rFonts w:ascii="Montserrat" w:eastAsia="Times New Roman" w:hAnsi="Montserrat" w:cs="Arial"/>
                <w:bCs/>
                <w:sz w:val="20"/>
                <w:szCs w:val="20"/>
                <w:lang w:eastAsia="es-ES"/>
              </w:rPr>
              <w:t>contrarreferidos</w:t>
            </w:r>
            <w:proofErr w:type="spellEnd"/>
            <w:r w:rsidRPr="00BF16C3">
              <w:rPr>
                <w:rFonts w:ascii="Montserrat" w:eastAsia="Times New Roman" w:hAnsi="Montserrat" w:cs="Arial"/>
                <w:bCs/>
                <w:sz w:val="20"/>
                <w:szCs w:val="20"/>
                <w:lang w:eastAsia="es-ES"/>
              </w:rPr>
              <w:t>.</w:t>
            </w:r>
          </w:p>
        </w:tc>
      </w:tr>
      <w:tr w:rsidR="00C10003" w:rsidRPr="00BF16C3" w14:paraId="505A9F8C" w14:textId="77777777" w:rsidTr="00C10003">
        <w:trPr>
          <w:trHeight w:val="48"/>
        </w:trPr>
        <w:tc>
          <w:tcPr>
            <w:tcW w:w="562" w:type="dxa"/>
            <w:vMerge/>
            <w:tcBorders>
              <w:left w:val="single" w:sz="4" w:space="0" w:color="auto"/>
              <w:right w:val="single" w:sz="4" w:space="0" w:color="auto"/>
            </w:tcBorders>
            <w:vAlign w:val="center"/>
          </w:tcPr>
          <w:p w14:paraId="14ABA8FA"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tcBorders>
              <w:left w:val="single" w:sz="4" w:space="0" w:color="auto"/>
              <w:right w:val="single" w:sz="4" w:space="0" w:color="auto"/>
            </w:tcBorders>
            <w:vAlign w:val="center"/>
          </w:tcPr>
          <w:p w14:paraId="187E3718"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
        </w:tc>
        <w:tc>
          <w:tcPr>
            <w:tcW w:w="4809" w:type="dxa"/>
            <w:tcBorders>
              <w:top w:val="single" w:sz="4" w:space="0" w:color="auto"/>
              <w:left w:val="single" w:sz="4" w:space="0" w:color="auto"/>
              <w:bottom w:val="single" w:sz="4" w:space="0" w:color="auto"/>
            </w:tcBorders>
          </w:tcPr>
          <w:p w14:paraId="3D145701"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Se escribe los diez principales diagnósticos de contrarreferencia.</w:t>
            </w:r>
          </w:p>
        </w:tc>
      </w:tr>
      <w:tr w:rsidR="00C10003" w:rsidRPr="00BF16C3" w14:paraId="0FAFBB8E" w14:textId="77777777" w:rsidTr="00C10003">
        <w:trPr>
          <w:trHeight w:val="48"/>
        </w:trPr>
        <w:tc>
          <w:tcPr>
            <w:tcW w:w="562" w:type="dxa"/>
            <w:vMerge/>
            <w:tcBorders>
              <w:left w:val="single" w:sz="4" w:space="0" w:color="auto"/>
              <w:bottom w:val="single" w:sz="4" w:space="0" w:color="auto"/>
              <w:right w:val="single" w:sz="4" w:space="0" w:color="auto"/>
            </w:tcBorders>
            <w:vAlign w:val="center"/>
          </w:tcPr>
          <w:p w14:paraId="3FA7A410" w14:textId="77777777" w:rsidR="00C10003" w:rsidRPr="00BF16C3" w:rsidRDefault="00C10003" w:rsidP="00C10003">
            <w:pPr>
              <w:tabs>
                <w:tab w:val="right" w:leader="dot" w:pos="9639"/>
              </w:tabs>
              <w:ind w:right="-74"/>
              <w:jc w:val="center"/>
              <w:rPr>
                <w:rFonts w:ascii="Montserrat" w:eastAsia="Times New Roman" w:hAnsi="Montserrat" w:cs="Arial"/>
                <w:bCs/>
                <w:sz w:val="20"/>
                <w:szCs w:val="20"/>
                <w:lang w:eastAsia="es-ES"/>
              </w:rPr>
            </w:pPr>
          </w:p>
        </w:tc>
        <w:tc>
          <w:tcPr>
            <w:tcW w:w="3985" w:type="dxa"/>
            <w:vMerge/>
            <w:tcBorders>
              <w:left w:val="single" w:sz="4" w:space="0" w:color="auto"/>
              <w:bottom w:val="single" w:sz="4" w:space="0" w:color="auto"/>
              <w:right w:val="single" w:sz="4" w:space="0" w:color="auto"/>
            </w:tcBorders>
            <w:vAlign w:val="center"/>
          </w:tcPr>
          <w:p w14:paraId="1D4DCA5D" w14:textId="77777777" w:rsidR="00C10003" w:rsidRPr="00BF16C3" w:rsidRDefault="00C10003" w:rsidP="00C10003">
            <w:pPr>
              <w:tabs>
                <w:tab w:val="right" w:leader="dot" w:pos="9639"/>
              </w:tabs>
              <w:ind w:right="-74"/>
              <w:rPr>
                <w:rFonts w:ascii="Montserrat" w:eastAsia="Times New Roman" w:hAnsi="Montserrat" w:cs="Arial"/>
                <w:bCs/>
                <w:sz w:val="20"/>
                <w:szCs w:val="20"/>
                <w:lang w:eastAsia="es-ES"/>
              </w:rPr>
            </w:pPr>
          </w:p>
        </w:tc>
        <w:tc>
          <w:tcPr>
            <w:tcW w:w="4809" w:type="dxa"/>
            <w:tcBorders>
              <w:top w:val="single" w:sz="4" w:space="0" w:color="auto"/>
              <w:left w:val="single" w:sz="4" w:space="0" w:color="auto"/>
              <w:bottom w:val="single" w:sz="4" w:space="0" w:color="auto"/>
            </w:tcBorders>
          </w:tcPr>
          <w:p w14:paraId="4C590F60" w14:textId="77777777" w:rsidR="00C10003" w:rsidRPr="00BF16C3" w:rsidRDefault="00C10003" w:rsidP="00C10003">
            <w:pPr>
              <w:ind w:right="-74"/>
              <w:jc w:val="both"/>
              <w:rPr>
                <w:rFonts w:ascii="Montserrat" w:eastAsia="Times New Roman" w:hAnsi="Montserrat" w:cs="Arial"/>
                <w:bCs/>
                <w:sz w:val="20"/>
                <w:szCs w:val="20"/>
                <w:lang w:eastAsia="es-ES"/>
              </w:rPr>
            </w:pPr>
            <w:r w:rsidRPr="00BF16C3">
              <w:rPr>
                <w:rFonts w:ascii="Montserrat" w:eastAsia="Times New Roman" w:hAnsi="Montserrat" w:cs="Arial"/>
                <w:bCs/>
                <w:sz w:val="20"/>
                <w:szCs w:val="20"/>
                <w:lang w:eastAsia="es-ES"/>
              </w:rPr>
              <w:t xml:space="preserve">Se escribe los diez principales servicios que </w:t>
            </w:r>
            <w:proofErr w:type="spellStart"/>
            <w:r w:rsidRPr="00BF16C3">
              <w:rPr>
                <w:rFonts w:ascii="Montserrat" w:eastAsia="Times New Roman" w:hAnsi="Montserrat" w:cs="Arial"/>
                <w:bCs/>
                <w:sz w:val="20"/>
                <w:szCs w:val="20"/>
                <w:lang w:eastAsia="es-ES"/>
              </w:rPr>
              <w:t>contrarrefirieron</w:t>
            </w:r>
            <w:proofErr w:type="spellEnd"/>
            <w:r w:rsidRPr="00BF16C3">
              <w:rPr>
                <w:rFonts w:ascii="Montserrat" w:eastAsia="Times New Roman" w:hAnsi="Montserrat" w:cs="Arial"/>
                <w:bCs/>
                <w:sz w:val="20"/>
                <w:szCs w:val="20"/>
                <w:lang w:eastAsia="es-ES"/>
              </w:rPr>
              <w:t>.</w:t>
            </w:r>
          </w:p>
        </w:tc>
      </w:tr>
    </w:tbl>
    <w:p w14:paraId="63BAFCB8" w14:textId="77777777" w:rsidR="0090016C" w:rsidRPr="00BF16C3" w:rsidRDefault="0090016C" w:rsidP="0090016C">
      <w:pPr>
        <w:jc w:val="both"/>
        <w:rPr>
          <w:rFonts w:ascii="Montserrat" w:eastAsia="Times New Roman" w:hAnsi="Montserrat" w:cs="Times New Roman"/>
          <w:sz w:val="20"/>
          <w:szCs w:val="20"/>
          <w:lang w:eastAsia="es-ES"/>
        </w:rPr>
      </w:pPr>
    </w:p>
    <w:p w14:paraId="177DF949" w14:textId="77777777" w:rsidR="0090016C" w:rsidRPr="00BF16C3" w:rsidRDefault="0090016C" w:rsidP="0090016C">
      <w:pPr>
        <w:jc w:val="both"/>
        <w:rPr>
          <w:rFonts w:ascii="Montserrat" w:eastAsia="Times New Roman" w:hAnsi="Montserrat" w:cs="Times New Roman"/>
          <w:sz w:val="20"/>
          <w:szCs w:val="20"/>
          <w:lang w:eastAsia="es-ES"/>
        </w:rPr>
      </w:pPr>
    </w:p>
    <w:p w14:paraId="56D12236" w14:textId="77777777" w:rsidR="0090016C" w:rsidRPr="00BF16C3" w:rsidRDefault="0090016C" w:rsidP="0090016C">
      <w:pPr>
        <w:jc w:val="both"/>
        <w:rPr>
          <w:rFonts w:ascii="Montserrat" w:eastAsia="Times New Roman" w:hAnsi="Montserrat" w:cs="Times New Roman"/>
          <w:sz w:val="20"/>
          <w:szCs w:val="20"/>
          <w:lang w:eastAsia="es-ES"/>
        </w:rPr>
      </w:pPr>
    </w:p>
    <w:p w14:paraId="301A5067" w14:textId="77777777" w:rsidR="0090016C" w:rsidRPr="00BF16C3" w:rsidRDefault="0090016C" w:rsidP="0090016C">
      <w:pPr>
        <w:jc w:val="both"/>
        <w:rPr>
          <w:rFonts w:ascii="Montserrat" w:eastAsia="Times New Roman" w:hAnsi="Montserrat" w:cs="Times New Roman"/>
          <w:sz w:val="20"/>
          <w:szCs w:val="20"/>
          <w:lang w:eastAsia="es-ES"/>
        </w:rPr>
      </w:pPr>
    </w:p>
    <w:p w14:paraId="7C8B50A3" w14:textId="77777777" w:rsidR="0090016C" w:rsidRPr="00BF16C3" w:rsidRDefault="0090016C" w:rsidP="0090016C">
      <w:pPr>
        <w:jc w:val="both"/>
        <w:rPr>
          <w:rFonts w:ascii="Montserrat" w:eastAsia="Times New Roman" w:hAnsi="Montserrat" w:cs="Times New Roman"/>
          <w:sz w:val="20"/>
          <w:szCs w:val="20"/>
          <w:lang w:eastAsia="es-ES"/>
        </w:rPr>
      </w:pPr>
    </w:p>
    <w:p w14:paraId="07A17986" w14:textId="77777777" w:rsidR="0090016C" w:rsidRPr="00BF16C3" w:rsidRDefault="0090016C" w:rsidP="0090016C">
      <w:pPr>
        <w:jc w:val="both"/>
        <w:rPr>
          <w:rFonts w:ascii="Montserrat" w:eastAsia="Times New Roman" w:hAnsi="Montserrat" w:cs="Times New Roman"/>
          <w:sz w:val="20"/>
          <w:szCs w:val="20"/>
          <w:lang w:eastAsia="es-ES"/>
        </w:rPr>
      </w:pPr>
    </w:p>
    <w:p w14:paraId="58BFCA57" w14:textId="77777777" w:rsidR="0090016C" w:rsidRPr="00BF16C3" w:rsidRDefault="0090016C" w:rsidP="0090016C">
      <w:pPr>
        <w:jc w:val="both"/>
        <w:rPr>
          <w:rFonts w:ascii="Montserrat" w:eastAsia="Times New Roman" w:hAnsi="Montserrat" w:cs="Times New Roman"/>
          <w:sz w:val="20"/>
          <w:szCs w:val="20"/>
          <w:lang w:eastAsia="es-ES"/>
        </w:rPr>
      </w:pPr>
    </w:p>
    <w:p w14:paraId="50C26271" w14:textId="77777777" w:rsidR="0090016C" w:rsidRPr="00BF16C3" w:rsidRDefault="0090016C" w:rsidP="0090016C">
      <w:pPr>
        <w:jc w:val="both"/>
        <w:rPr>
          <w:rFonts w:ascii="Montserrat" w:eastAsia="Times New Roman" w:hAnsi="Montserrat" w:cs="Times New Roman"/>
          <w:sz w:val="20"/>
          <w:szCs w:val="20"/>
          <w:lang w:eastAsia="es-ES"/>
        </w:rPr>
      </w:pPr>
    </w:p>
    <w:p w14:paraId="4C476609" w14:textId="77777777" w:rsidR="0090016C" w:rsidRPr="00BF16C3" w:rsidRDefault="0090016C" w:rsidP="0090016C">
      <w:pPr>
        <w:jc w:val="both"/>
        <w:rPr>
          <w:rFonts w:ascii="Montserrat" w:eastAsia="Times New Roman" w:hAnsi="Montserrat" w:cs="Times New Roman"/>
          <w:sz w:val="20"/>
          <w:szCs w:val="20"/>
          <w:lang w:eastAsia="es-ES"/>
        </w:rPr>
      </w:pPr>
    </w:p>
    <w:p w14:paraId="6A225111" w14:textId="77777777" w:rsidR="0090016C" w:rsidRPr="00BF16C3" w:rsidRDefault="0090016C" w:rsidP="0090016C">
      <w:pPr>
        <w:jc w:val="both"/>
        <w:rPr>
          <w:rFonts w:ascii="Montserrat" w:eastAsia="Times New Roman" w:hAnsi="Montserrat" w:cs="Times New Roman"/>
          <w:sz w:val="20"/>
          <w:szCs w:val="20"/>
          <w:lang w:eastAsia="es-ES"/>
        </w:rPr>
      </w:pPr>
    </w:p>
    <w:p w14:paraId="418CE54C" w14:textId="77777777" w:rsidR="0090016C" w:rsidRPr="00BF16C3" w:rsidRDefault="0090016C" w:rsidP="0090016C">
      <w:pPr>
        <w:jc w:val="both"/>
        <w:rPr>
          <w:rFonts w:ascii="Montserrat" w:eastAsia="Times New Roman" w:hAnsi="Montserrat" w:cs="Times New Roman"/>
          <w:sz w:val="20"/>
          <w:szCs w:val="20"/>
          <w:lang w:eastAsia="es-ES"/>
        </w:rPr>
      </w:pPr>
    </w:p>
    <w:p w14:paraId="55457292" w14:textId="77777777" w:rsidR="0090016C" w:rsidRPr="00BF16C3" w:rsidRDefault="0090016C" w:rsidP="0090016C">
      <w:pPr>
        <w:jc w:val="both"/>
        <w:rPr>
          <w:rFonts w:ascii="Montserrat" w:eastAsia="Times New Roman" w:hAnsi="Montserrat" w:cs="Times New Roman"/>
          <w:sz w:val="20"/>
          <w:szCs w:val="20"/>
          <w:lang w:eastAsia="es-ES"/>
        </w:rPr>
      </w:pPr>
    </w:p>
    <w:p w14:paraId="64491C56" w14:textId="77777777" w:rsidR="0090016C" w:rsidRPr="00BF16C3" w:rsidRDefault="0090016C" w:rsidP="0090016C">
      <w:pPr>
        <w:jc w:val="both"/>
        <w:rPr>
          <w:rFonts w:ascii="Montserrat" w:eastAsia="Times New Roman" w:hAnsi="Montserrat" w:cs="Times New Roman"/>
          <w:sz w:val="20"/>
          <w:szCs w:val="20"/>
          <w:lang w:eastAsia="es-ES"/>
        </w:rPr>
      </w:pPr>
    </w:p>
    <w:p w14:paraId="63D0EC27" w14:textId="77777777" w:rsidR="0090016C" w:rsidRPr="00BF16C3" w:rsidRDefault="0090016C" w:rsidP="0090016C">
      <w:pPr>
        <w:jc w:val="both"/>
        <w:rPr>
          <w:rFonts w:ascii="Montserrat" w:eastAsia="Times New Roman" w:hAnsi="Montserrat" w:cs="Times New Roman"/>
          <w:sz w:val="20"/>
          <w:szCs w:val="20"/>
          <w:lang w:eastAsia="es-ES"/>
        </w:rPr>
      </w:pPr>
    </w:p>
    <w:p w14:paraId="610076FF" w14:textId="77777777" w:rsidR="0090016C" w:rsidRPr="00BF16C3" w:rsidRDefault="0090016C" w:rsidP="0090016C">
      <w:pPr>
        <w:jc w:val="both"/>
        <w:rPr>
          <w:rFonts w:ascii="Montserrat" w:eastAsia="Times New Roman" w:hAnsi="Montserrat" w:cs="Times New Roman"/>
          <w:sz w:val="20"/>
          <w:szCs w:val="20"/>
          <w:lang w:eastAsia="es-ES"/>
        </w:rPr>
      </w:pPr>
    </w:p>
    <w:p w14:paraId="69E204E1" w14:textId="77777777" w:rsidR="0090016C" w:rsidRPr="00BF16C3" w:rsidRDefault="0090016C" w:rsidP="0090016C">
      <w:pPr>
        <w:jc w:val="both"/>
        <w:rPr>
          <w:rFonts w:ascii="Montserrat" w:eastAsia="Times New Roman" w:hAnsi="Montserrat" w:cs="Times New Roman"/>
          <w:sz w:val="20"/>
          <w:szCs w:val="20"/>
          <w:lang w:eastAsia="es-ES"/>
        </w:rPr>
      </w:pPr>
    </w:p>
    <w:p w14:paraId="1EE20953" w14:textId="77777777" w:rsidR="0090016C" w:rsidRPr="00BF16C3" w:rsidRDefault="0090016C" w:rsidP="0090016C">
      <w:pPr>
        <w:jc w:val="both"/>
        <w:rPr>
          <w:rFonts w:ascii="Montserrat" w:eastAsia="Times New Roman" w:hAnsi="Montserrat" w:cs="Times New Roman"/>
          <w:sz w:val="20"/>
          <w:szCs w:val="20"/>
          <w:lang w:eastAsia="es-ES"/>
        </w:rPr>
      </w:pPr>
    </w:p>
    <w:p w14:paraId="608C89F8" w14:textId="77777777" w:rsidR="0090016C" w:rsidRPr="00BF16C3" w:rsidRDefault="0090016C" w:rsidP="0090016C">
      <w:pPr>
        <w:jc w:val="both"/>
        <w:rPr>
          <w:rFonts w:ascii="Montserrat" w:eastAsia="Times New Roman" w:hAnsi="Montserrat" w:cs="Times New Roman"/>
          <w:sz w:val="20"/>
          <w:szCs w:val="20"/>
          <w:lang w:eastAsia="es-ES"/>
        </w:rPr>
      </w:pPr>
    </w:p>
    <w:p w14:paraId="0A95E09D" w14:textId="77777777" w:rsidR="0090016C" w:rsidRPr="00BF16C3" w:rsidRDefault="0090016C" w:rsidP="0090016C">
      <w:pPr>
        <w:jc w:val="both"/>
        <w:rPr>
          <w:rFonts w:ascii="Montserrat" w:eastAsia="Times New Roman" w:hAnsi="Montserrat" w:cs="Times New Roman"/>
          <w:sz w:val="20"/>
          <w:szCs w:val="20"/>
          <w:lang w:eastAsia="es-ES"/>
        </w:rPr>
      </w:pPr>
    </w:p>
    <w:p w14:paraId="32D6A1A1" w14:textId="77777777" w:rsidR="0090016C" w:rsidRPr="00BF16C3" w:rsidRDefault="0090016C" w:rsidP="0090016C">
      <w:pPr>
        <w:jc w:val="both"/>
        <w:rPr>
          <w:rFonts w:ascii="Montserrat" w:eastAsia="Times New Roman" w:hAnsi="Montserrat" w:cs="Times New Roman"/>
          <w:sz w:val="20"/>
          <w:szCs w:val="20"/>
          <w:lang w:eastAsia="es-ES"/>
        </w:rPr>
      </w:pPr>
    </w:p>
    <w:p w14:paraId="6F0378F9" w14:textId="77777777" w:rsidR="0090016C" w:rsidRPr="00BF16C3" w:rsidRDefault="0090016C" w:rsidP="0090016C">
      <w:pPr>
        <w:jc w:val="both"/>
        <w:rPr>
          <w:rFonts w:ascii="Montserrat" w:eastAsia="Times New Roman" w:hAnsi="Montserrat" w:cs="Times New Roman"/>
          <w:sz w:val="20"/>
          <w:szCs w:val="20"/>
          <w:lang w:eastAsia="es-ES"/>
        </w:rPr>
      </w:pPr>
    </w:p>
    <w:p w14:paraId="7344E057" w14:textId="77777777" w:rsidR="0090016C" w:rsidRPr="00BF16C3" w:rsidRDefault="0090016C" w:rsidP="0090016C">
      <w:pPr>
        <w:jc w:val="both"/>
        <w:rPr>
          <w:rFonts w:ascii="Montserrat" w:eastAsia="Times New Roman" w:hAnsi="Montserrat" w:cs="Times New Roman"/>
          <w:sz w:val="20"/>
          <w:szCs w:val="20"/>
          <w:lang w:eastAsia="es-ES"/>
        </w:rPr>
      </w:pPr>
    </w:p>
    <w:p w14:paraId="345F5B6C" w14:textId="77777777" w:rsidR="0090016C" w:rsidRPr="00BF16C3" w:rsidRDefault="0090016C" w:rsidP="0090016C">
      <w:pPr>
        <w:jc w:val="both"/>
        <w:rPr>
          <w:rFonts w:ascii="Montserrat" w:eastAsia="Times New Roman" w:hAnsi="Montserrat" w:cs="Times New Roman"/>
          <w:sz w:val="20"/>
          <w:szCs w:val="20"/>
          <w:lang w:eastAsia="es-ES"/>
        </w:rPr>
      </w:pPr>
    </w:p>
    <w:p w14:paraId="494314C7" w14:textId="77777777" w:rsidR="0090016C" w:rsidRPr="00BF16C3" w:rsidRDefault="0090016C" w:rsidP="0090016C">
      <w:pPr>
        <w:jc w:val="both"/>
        <w:rPr>
          <w:rFonts w:ascii="Montserrat" w:eastAsia="Times New Roman" w:hAnsi="Montserrat" w:cs="Times New Roman"/>
          <w:sz w:val="20"/>
          <w:szCs w:val="20"/>
          <w:lang w:eastAsia="es-ES"/>
        </w:rPr>
      </w:pPr>
    </w:p>
    <w:p w14:paraId="2D80E844" w14:textId="77777777" w:rsidR="0090016C" w:rsidRPr="00BF16C3" w:rsidRDefault="0090016C" w:rsidP="0090016C">
      <w:pPr>
        <w:jc w:val="both"/>
        <w:rPr>
          <w:rFonts w:ascii="Montserrat" w:eastAsia="Times New Roman" w:hAnsi="Montserrat" w:cs="Times New Roman"/>
          <w:sz w:val="20"/>
          <w:szCs w:val="20"/>
          <w:lang w:eastAsia="es-ES"/>
        </w:rPr>
      </w:pPr>
    </w:p>
    <w:p w14:paraId="455B479A" w14:textId="77777777" w:rsidR="0090016C" w:rsidRPr="00BF16C3" w:rsidRDefault="0090016C" w:rsidP="0090016C">
      <w:pPr>
        <w:jc w:val="both"/>
        <w:rPr>
          <w:rFonts w:ascii="Montserrat" w:eastAsia="Times New Roman" w:hAnsi="Montserrat" w:cs="Times New Roman"/>
          <w:sz w:val="20"/>
          <w:szCs w:val="20"/>
          <w:lang w:eastAsia="es-ES"/>
        </w:rPr>
      </w:pPr>
    </w:p>
    <w:p w14:paraId="59D6C30C" w14:textId="77777777" w:rsidR="0090016C" w:rsidRPr="00BF16C3" w:rsidRDefault="0090016C" w:rsidP="0090016C">
      <w:pPr>
        <w:jc w:val="both"/>
        <w:rPr>
          <w:rFonts w:ascii="Montserrat" w:eastAsia="Times New Roman" w:hAnsi="Montserrat" w:cs="Times New Roman"/>
          <w:sz w:val="20"/>
          <w:szCs w:val="20"/>
          <w:lang w:eastAsia="es-ES"/>
        </w:rPr>
      </w:pPr>
    </w:p>
    <w:p w14:paraId="1F0596FA" w14:textId="77777777" w:rsidR="0090016C" w:rsidRPr="00BF16C3" w:rsidRDefault="0090016C" w:rsidP="0090016C">
      <w:pPr>
        <w:jc w:val="both"/>
        <w:rPr>
          <w:rFonts w:ascii="Montserrat" w:eastAsia="Times New Roman" w:hAnsi="Montserrat" w:cs="Times New Roman"/>
          <w:sz w:val="20"/>
          <w:szCs w:val="20"/>
          <w:lang w:eastAsia="es-ES"/>
        </w:rPr>
      </w:pPr>
    </w:p>
    <w:p w14:paraId="347DB2B6" w14:textId="77777777" w:rsidR="0090016C" w:rsidRPr="00BF16C3" w:rsidRDefault="0090016C" w:rsidP="0090016C">
      <w:pPr>
        <w:jc w:val="both"/>
        <w:rPr>
          <w:rFonts w:ascii="Montserrat" w:eastAsia="Times New Roman" w:hAnsi="Montserrat" w:cs="Times New Roman"/>
          <w:sz w:val="20"/>
          <w:szCs w:val="20"/>
          <w:lang w:eastAsia="es-ES"/>
        </w:rPr>
      </w:pPr>
    </w:p>
    <w:p w14:paraId="553DCB4E" w14:textId="77777777" w:rsidR="0090016C" w:rsidRPr="00BF16C3" w:rsidRDefault="0090016C" w:rsidP="0090016C">
      <w:pPr>
        <w:jc w:val="both"/>
        <w:rPr>
          <w:rFonts w:ascii="Montserrat" w:eastAsia="Times New Roman" w:hAnsi="Montserrat" w:cs="Times New Roman"/>
          <w:sz w:val="20"/>
          <w:szCs w:val="20"/>
          <w:lang w:eastAsia="es-ES"/>
        </w:rPr>
      </w:pPr>
    </w:p>
    <w:p w14:paraId="3EAD4B59" w14:textId="77777777" w:rsidR="0090016C" w:rsidRPr="00BF16C3" w:rsidRDefault="0090016C" w:rsidP="0090016C">
      <w:pPr>
        <w:rPr>
          <w:rFonts w:ascii="Montserrat" w:hAnsi="Montserrat" w:cs="Arial"/>
        </w:rPr>
      </w:pPr>
    </w:p>
    <w:p w14:paraId="19307146" w14:textId="77777777" w:rsidR="0090016C" w:rsidRPr="00BF16C3" w:rsidRDefault="0090016C" w:rsidP="0090016C">
      <w:pPr>
        <w:rPr>
          <w:rFonts w:ascii="Montserrat" w:hAnsi="Montserrat" w:cs="Arial"/>
        </w:rPr>
      </w:pPr>
    </w:p>
    <w:p w14:paraId="72763908" w14:textId="77777777" w:rsidR="0090016C" w:rsidRPr="00BF16C3" w:rsidRDefault="0090016C" w:rsidP="0090016C">
      <w:pPr>
        <w:rPr>
          <w:rFonts w:ascii="Montserrat" w:hAnsi="Montserrat" w:cs="Arial"/>
        </w:rPr>
      </w:pPr>
      <w:r w:rsidRPr="00BF16C3">
        <w:rPr>
          <w:rFonts w:ascii="Montserrat" w:hAnsi="Montserrat" w:cs="Arial"/>
        </w:rPr>
        <w:br w:type="page"/>
      </w:r>
    </w:p>
    <w:p w14:paraId="3C76E75C"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8. Formato SE-SRC-04-B (Referencias)</w:t>
      </w:r>
    </w:p>
    <w:p w14:paraId="38968D36" w14:textId="77777777" w:rsidR="0090016C" w:rsidRPr="00BF16C3" w:rsidRDefault="0090016C" w:rsidP="0090016C">
      <w:pPr>
        <w:jc w:val="both"/>
        <w:rPr>
          <w:rFonts w:ascii="Montserrat" w:hAnsi="Montserrat" w:cs="Arial"/>
        </w:rPr>
      </w:pPr>
    </w:p>
    <w:tbl>
      <w:tblPr>
        <w:tblStyle w:val="Tablaconcuadrcula"/>
        <w:tblpPr w:leftFromText="141" w:rightFromText="141" w:vertAnchor="page" w:horzAnchor="margin" w:tblpY="2361"/>
        <w:tblW w:w="10446" w:type="dxa"/>
        <w:tblLook w:val="04A0" w:firstRow="1" w:lastRow="0" w:firstColumn="1" w:lastColumn="0" w:noHBand="0" w:noVBand="1"/>
      </w:tblPr>
      <w:tblGrid>
        <w:gridCol w:w="10446"/>
      </w:tblGrid>
      <w:tr w:rsidR="00803835" w:rsidRPr="00BF16C3" w14:paraId="5634EC02" w14:textId="77777777" w:rsidTr="00803835">
        <w:trPr>
          <w:trHeight w:val="475"/>
        </w:trPr>
        <w:tc>
          <w:tcPr>
            <w:tcW w:w="10446" w:type="dxa"/>
          </w:tcPr>
          <w:p w14:paraId="02B433D4" w14:textId="77777777" w:rsidR="00803835" w:rsidRPr="00BF16C3" w:rsidRDefault="00803835" w:rsidP="00803835">
            <w:pPr>
              <w:tabs>
                <w:tab w:val="left" w:pos="7087"/>
              </w:tabs>
              <w:jc w:val="center"/>
              <w:rPr>
                <w:rFonts w:ascii="Montserrat" w:hAnsi="Montserrat"/>
              </w:rPr>
            </w:pPr>
            <w:r w:rsidRPr="00BF16C3">
              <w:rPr>
                <w:rFonts w:ascii="Montserrat" w:eastAsiaTheme="majorEastAsia" w:hAnsi="Montserrat" w:cs="Arial"/>
                <w:b/>
                <w:bCs/>
                <w:kern w:val="24"/>
              </w:rPr>
              <w:t>FORMATO SE-SRC-04 B</w:t>
            </w:r>
            <w:r w:rsidRPr="00BF16C3">
              <w:rPr>
                <w:rFonts w:ascii="Montserrat" w:eastAsiaTheme="majorEastAsia" w:hAnsi="Montserrat" w:cs="Arial"/>
                <w:b/>
                <w:bCs/>
                <w:kern w:val="24"/>
              </w:rPr>
              <w:br/>
              <w:t>(REFERENCIAS)</w:t>
            </w:r>
          </w:p>
        </w:tc>
      </w:tr>
      <w:tr w:rsidR="00803835" w:rsidRPr="00BF16C3" w14:paraId="3B8FB83C" w14:textId="77777777" w:rsidTr="00803835">
        <w:trPr>
          <w:trHeight w:val="4758"/>
        </w:trPr>
        <w:tc>
          <w:tcPr>
            <w:tcW w:w="10446" w:type="dxa"/>
          </w:tcPr>
          <w:p w14:paraId="474EF812" w14:textId="77777777" w:rsidR="00803835" w:rsidRPr="00BF16C3" w:rsidRDefault="00803835" w:rsidP="00803835">
            <w:pPr>
              <w:tabs>
                <w:tab w:val="left" w:pos="7087"/>
              </w:tabs>
              <w:rPr>
                <w:rFonts w:ascii="Montserrat" w:hAnsi="Montserrat"/>
              </w:rPr>
            </w:pPr>
            <w:r w:rsidRPr="00BF16C3">
              <w:rPr>
                <w:rFonts w:ascii="Montserrat" w:hAnsi="Montserrat"/>
                <w:noProof/>
                <w:lang w:val="es-MX" w:eastAsia="es-MX"/>
              </w:rPr>
              <w:drawing>
                <wp:inline distT="0" distB="0" distL="0" distR="0" wp14:anchorId="2015B3A7" wp14:editId="7B99CD6E">
                  <wp:extent cx="6496108" cy="2926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09807" cy="2932251"/>
                          </a:xfrm>
                          <a:prstGeom prst="rect">
                            <a:avLst/>
                          </a:prstGeom>
                          <a:noFill/>
                        </pic:spPr>
                      </pic:pic>
                    </a:graphicData>
                  </a:graphic>
                </wp:inline>
              </w:drawing>
            </w:r>
          </w:p>
        </w:tc>
      </w:tr>
    </w:tbl>
    <w:p w14:paraId="139BACA4" w14:textId="77777777" w:rsidR="0090016C" w:rsidRPr="00BF16C3" w:rsidRDefault="0090016C" w:rsidP="0090016C">
      <w:pPr>
        <w:jc w:val="both"/>
        <w:rPr>
          <w:rFonts w:ascii="Montserrat" w:hAnsi="Montserrat" w:cs="Arial"/>
        </w:rPr>
      </w:pPr>
    </w:p>
    <w:p w14:paraId="563AD70F" w14:textId="77777777" w:rsidR="0090016C" w:rsidRPr="00BF16C3" w:rsidRDefault="0090016C" w:rsidP="0090016C">
      <w:pPr>
        <w:jc w:val="both"/>
        <w:rPr>
          <w:rFonts w:ascii="Montserrat" w:hAnsi="Montserrat" w:cs="Arial"/>
        </w:rPr>
      </w:pPr>
    </w:p>
    <w:p w14:paraId="2A593F3B" w14:textId="77777777" w:rsidR="0090016C" w:rsidRPr="00BF16C3" w:rsidRDefault="0090016C" w:rsidP="0090016C">
      <w:pPr>
        <w:jc w:val="both"/>
        <w:rPr>
          <w:rFonts w:ascii="Montserrat" w:hAnsi="Montserrat" w:cs="Arial"/>
        </w:rPr>
      </w:pPr>
    </w:p>
    <w:p w14:paraId="3CDB79AC" w14:textId="77777777" w:rsidR="0090016C" w:rsidRPr="00BF16C3" w:rsidRDefault="0090016C" w:rsidP="0090016C">
      <w:pPr>
        <w:rPr>
          <w:rFonts w:ascii="Montserrat" w:hAnsi="Montserrat" w:cs="Arial"/>
        </w:rPr>
      </w:pPr>
      <w:r w:rsidRPr="00BF16C3">
        <w:rPr>
          <w:rFonts w:ascii="Montserrat" w:hAnsi="Montserrat" w:cs="Arial"/>
        </w:rPr>
        <w:br w:type="page"/>
      </w:r>
    </w:p>
    <w:p w14:paraId="4AD7A103"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8. Formato SE-SRC-04-B (Referencias):</w:t>
      </w:r>
    </w:p>
    <w:p w14:paraId="4D48CEA6" w14:textId="77777777" w:rsidR="0090016C" w:rsidRPr="00BF16C3" w:rsidRDefault="0090016C" w:rsidP="0090016C">
      <w:pPr>
        <w:jc w:val="both"/>
        <w:rPr>
          <w:rFonts w:ascii="Montserrat" w:hAnsi="Montserrat" w:cs="Arial"/>
          <w:sz w:val="20"/>
          <w:szCs w:val="20"/>
        </w:rPr>
      </w:pPr>
    </w:p>
    <w:tbl>
      <w:tblPr>
        <w:tblpPr w:leftFromText="141" w:rightFromText="141" w:vertAnchor="page" w:horzAnchor="margin" w:tblpY="2328"/>
        <w:tblW w:w="94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3980"/>
        <w:gridCol w:w="4956"/>
      </w:tblGrid>
      <w:tr w:rsidR="00803835" w:rsidRPr="00BF16C3" w14:paraId="1D4CDA06" w14:textId="77777777" w:rsidTr="00803835">
        <w:trPr>
          <w:trHeight w:val="451"/>
        </w:trPr>
        <w:tc>
          <w:tcPr>
            <w:tcW w:w="4542" w:type="dxa"/>
            <w:gridSpan w:val="2"/>
            <w:vAlign w:val="center"/>
          </w:tcPr>
          <w:p w14:paraId="7D2C98FB"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Instructivo de llenado</w:t>
            </w:r>
          </w:p>
        </w:tc>
        <w:tc>
          <w:tcPr>
            <w:tcW w:w="4956" w:type="dxa"/>
            <w:vAlign w:val="center"/>
          </w:tcPr>
          <w:p w14:paraId="32F5DDDB" w14:textId="77777777" w:rsidR="00803835" w:rsidRPr="00BF16C3" w:rsidRDefault="00803835" w:rsidP="00803835">
            <w:pPr>
              <w:tabs>
                <w:tab w:val="right" w:leader="dot" w:pos="9639"/>
              </w:tabs>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Clave del formato: </w:t>
            </w:r>
            <w:r w:rsidRPr="00BF16C3">
              <w:rPr>
                <w:rFonts w:ascii="Montserrat" w:hAnsi="Montserrat" w:cs="Arial"/>
                <w:sz w:val="20"/>
                <w:szCs w:val="20"/>
              </w:rPr>
              <w:t xml:space="preserve"> SE-SRC-04-B</w:t>
            </w:r>
          </w:p>
        </w:tc>
      </w:tr>
      <w:tr w:rsidR="00803835" w:rsidRPr="00BF16C3" w14:paraId="3514BE16" w14:textId="77777777" w:rsidTr="00803835">
        <w:trPr>
          <w:trHeight w:val="251"/>
        </w:trPr>
        <w:tc>
          <w:tcPr>
            <w:tcW w:w="562" w:type="dxa"/>
            <w:tcBorders>
              <w:bottom w:val="single" w:sz="4" w:space="0" w:color="000000"/>
            </w:tcBorders>
            <w:vAlign w:val="center"/>
          </w:tcPr>
          <w:p w14:paraId="2854EC40"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proofErr w:type="spellStart"/>
            <w:r w:rsidRPr="00BF16C3">
              <w:rPr>
                <w:rFonts w:ascii="Montserrat" w:eastAsia="Times New Roman" w:hAnsi="Montserrat" w:cs="Arial"/>
                <w:bCs/>
                <w:sz w:val="18"/>
                <w:szCs w:val="20"/>
                <w:lang w:eastAsia="es-ES"/>
              </w:rPr>
              <w:t>N°</w:t>
            </w:r>
            <w:proofErr w:type="spellEnd"/>
          </w:p>
        </w:tc>
        <w:tc>
          <w:tcPr>
            <w:tcW w:w="3980" w:type="dxa"/>
            <w:tcBorders>
              <w:bottom w:val="single" w:sz="4" w:space="0" w:color="000000"/>
            </w:tcBorders>
            <w:vAlign w:val="center"/>
          </w:tcPr>
          <w:p w14:paraId="5CF82572"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Campo</w:t>
            </w:r>
          </w:p>
        </w:tc>
        <w:tc>
          <w:tcPr>
            <w:tcW w:w="4956" w:type="dxa"/>
            <w:tcBorders>
              <w:bottom w:val="single" w:sz="4" w:space="0" w:color="000000"/>
            </w:tcBorders>
            <w:vAlign w:val="center"/>
          </w:tcPr>
          <w:p w14:paraId="36C16A38"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Descripción</w:t>
            </w:r>
          </w:p>
        </w:tc>
      </w:tr>
      <w:tr w:rsidR="00803835" w:rsidRPr="00BF16C3" w14:paraId="1B636F9C" w14:textId="77777777" w:rsidTr="00803835">
        <w:trPr>
          <w:trHeight w:val="48"/>
        </w:trPr>
        <w:tc>
          <w:tcPr>
            <w:tcW w:w="562" w:type="dxa"/>
            <w:tcBorders>
              <w:left w:val="single" w:sz="4" w:space="0" w:color="auto"/>
              <w:bottom w:val="single" w:sz="4" w:space="0" w:color="auto"/>
              <w:right w:val="single" w:sz="4" w:space="0" w:color="auto"/>
            </w:tcBorders>
            <w:vAlign w:val="center"/>
          </w:tcPr>
          <w:p w14:paraId="77CD205D"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w:t>
            </w:r>
          </w:p>
        </w:tc>
        <w:tc>
          <w:tcPr>
            <w:tcW w:w="3980" w:type="dxa"/>
            <w:tcBorders>
              <w:left w:val="single" w:sz="4" w:space="0" w:color="auto"/>
              <w:bottom w:val="single" w:sz="4" w:space="0" w:color="auto"/>
              <w:right w:val="single" w:sz="4" w:space="0" w:color="auto"/>
            </w:tcBorders>
            <w:vAlign w:val="center"/>
          </w:tcPr>
          <w:p w14:paraId="135F8FD7"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Hospital </w:t>
            </w:r>
          </w:p>
        </w:tc>
        <w:tc>
          <w:tcPr>
            <w:tcW w:w="4956" w:type="dxa"/>
            <w:tcBorders>
              <w:left w:val="single" w:sz="4" w:space="0" w:color="auto"/>
              <w:bottom w:val="single" w:sz="4" w:space="0" w:color="auto"/>
            </w:tcBorders>
          </w:tcPr>
          <w:p w14:paraId="541DEEEA"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Hospital Regional que elabora el reporte.</w:t>
            </w:r>
          </w:p>
        </w:tc>
      </w:tr>
      <w:tr w:rsidR="00803835" w:rsidRPr="00BF16C3" w14:paraId="71D36A8C" w14:textId="77777777" w:rsidTr="00803835">
        <w:trPr>
          <w:trHeight w:val="48"/>
        </w:trPr>
        <w:tc>
          <w:tcPr>
            <w:tcW w:w="562" w:type="dxa"/>
            <w:tcBorders>
              <w:left w:val="single" w:sz="4" w:space="0" w:color="auto"/>
              <w:bottom w:val="single" w:sz="4" w:space="0" w:color="auto"/>
              <w:right w:val="single" w:sz="4" w:space="0" w:color="auto"/>
            </w:tcBorders>
            <w:vAlign w:val="center"/>
          </w:tcPr>
          <w:p w14:paraId="50BD7D07"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w:t>
            </w:r>
          </w:p>
        </w:tc>
        <w:tc>
          <w:tcPr>
            <w:tcW w:w="3980" w:type="dxa"/>
            <w:tcBorders>
              <w:left w:val="single" w:sz="4" w:space="0" w:color="auto"/>
              <w:bottom w:val="single" w:sz="4" w:space="0" w:color="auto"/>
              <w:right w:val="single" w:sz="4" w:space="0" w:color="auto"/>
            </w:tcBorders>
            <w:vAlign w:val="center"/>
          </w:tcPr>
          <w:p w14:paraId="107248B7"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Mes</w:t>
            </w:r>
          </w:p>
        </w:tc>
        <w:tc>
          <w:tcPr>
            <w:tcW w:w="4956" w:type="dxa"/>
            <w:tcBorders>
              <w:left w:val="single" w:sz="4" w:space="0" w:color="auto"/>
              <w:bottom w:val="single" w:sz="4" w:space="0" w:color="auto"/>
            </w:tcBorders>
          </w:tcPr>
          <w:p w14:paraId="0B5C5FC9"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mes de productividad que se va a reportar.</w:t>
            </w:r>
          </w:p>
        </w:tc>
      </w:tr>
      <w:tr w:rsidR="00803835" w:rsidRPr="00BF16C3" w14:paraId="217604F6"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6AB7678"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3</w:t>
            </w:r>
          </w:p>
        </w:tc>
        <w:tc>
          <w:tcPr>
            <w:tcW w:w="3980" w:type="dxa"/>
            <w:tcBorders>
              <w:top w:val="single" w:sz="4" w:space="0" w:color="auto"/>
              <w:left w:val="single" w:sz="4" w:space="0" w:color="auto"/>
              <w:bottom w:val="single" w:sz="4" w:space="0" w:color="auto"/>
              <w:right w:val="single" w:sz="4" w:space="0" w:color="auto"/>
            </w:tcBorders>
            <w:vAlign w:val="center"/>
          </w:tcPr>
          <w:p w14:paraId="0AECABF2"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Año</w:t>
            </w:r>
          </w:p>
        </w:tc>
        <w:tc>
          <w:tcPr>
            <w:tcW w:w="4956" w:type="dxa"/>
            <w:tcBorders>
              <w:top w:val="single" w:sz="4" w:space="0" w:color="auto"/>
              <w:left w:val="single" w:sz="4" w:space="0" w:color="auto"/>
              <w:bottom w:val="single" w:sz="4" w:space="0" w:color="auto"/>
            </w:tcBorders>
          </w:tcPr>
          <w:p w14:paraId="348D07EE"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año al que pertenece el reporte.</w:t>
            </w:r>
          </w:p>
        </w:tc>
      </w:tr>
      <w:tr w:rsidR="00803835" w:rsidRPr="00BF16C3" w14:paraId="274AAEA4"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7A9207E"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4</w:t>
            </w:r>
          </w:p>
        </w:tc>
        <w:tc>
          <w:tcPr>
            <w:tcW w:w="3980" w:type="dxa"/>
            <w:tcBorders>
              <w:top w:val="single" w:sz="4" w:space="0" w:color="auto"/>
              <w:left w:val="single" w:sz="4" w:space="0" w:color="auto"/>
              <w:bottom w:val="single" w:sz="4" w:space="0" w:color="auto"/>
              <w:right w:val="single" w:sz="4" w:space="0" w:color="auto"/>
            </w:tcBorders>
            <w:vAlign w:val="center"/>
          </w:tcPr>
          <w:p w14:paraId="3E50546B"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Consultas otorgadas en el periodo</w:t>
            </w:r>
          </w:p>
        </w:tc>
        <w:tc>
          <w:tcPr>
            <w:tcW w:w="4956" w:type="dxa"/>
            <w:tcBorders>
              <w:top w:val="single" w:sz="4" w:space="0" w:color="auto"/>
              <w:left w:val="single" w:sz="4" w:space="0" w:color="auto"/>
              <w:bottom w:val="single" w:sz="4" w:space="0" w:color="auto"/>
            </w:tcBorders>
          </w:tcPr>
          <w:p w14:paraId="2AC37420"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consultas otorgadas, distinguiendo entre el número de consultas de primera vez, subsecuentes y el total de consultas.</w:t>
            </w:r>
          </w:p>
        </w:tc>
      </w:tr>
      <w:tr w:rsidR="00803835" w:rsidRPr="00BF16C3" w14:paraId="18E75BA0"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771A9A33"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5</w:t>
            </w:r>
          </w:p>
        </w:tc>
        <w:tc>
          <w:tcPr>
            <w:tcW w:w="3980" w:type="dxa"/>
            <w:tcBorders>
              <w:top w:val="single" w:sz="4" w:space="0" w:color="auto"/>
              <w:left w:val="single" w:sz="4" w:space="0" w:color="auto"/>
              <w:bottom w:val="single" w:sz="4" w:space="0" w:color="auto"/>
              <w:right w:val="single" w:sz="4" w:space="0" w:color="auto"/>
            </w:tcBorders>
            <w:vAlign w:val="center"/>
          </w:tcPr>
          <w:p w14:paraId="529A8173"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Referencias recibidas de los niveles de atención</w:t>
            </w:r>
          </w:p>
        </w:tc>
        <w:tc>
          <w:tcPr>
            <w:tcW w:w="4956" w:type="dxa"/>
            <w:tcBorders>
              <w:top w:val="single" w:sz="4" w:space="0" w:color="auto"/>
              <w:left w:val="single" w:sz="4" w:space="0" w:color="auto"/>
              <w:bottom w:val="single" w:sz="4" w:space="0" w:color="auto"/>
            </w:tcBorders>
          </w:tcPr>
          <w:p w14:paraId="0C64FA6A"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referencias recibidas del primer, segundo o un mismo tercer nivel de atención.</w:t>
            </w:r>
          </w:p>
        </w:tc>
      </w:tr>
      <w:tr w:rsidR="00803835" w:rsidRPr="00BF16C3" w14:paraId="67EBC78C"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7EB2B58E"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6</w:t>
            </w:r>
          </w:p>
        </w:tc>
        <w:tc>
          <w:tcPr>
            <w:tcW w:w="3980" w:type="dxa"/>
            <w:tcBorders>
              <w:top w:val="single" w:sz="4" w:space="0" w:color="auto"/>
              <w:left w:val="single" w:sz="4" w:space="0" w:color="auto"/>
              <w:bottom w:val="single" w:sz="4" w:space="0" w:color="auto"/>
              <w:right w:val="single" w:sz="4" w:space="0" w:color="auto"/>
            </w:tcBorders>
            <w:vAlign w:val="center"/>
          </w:tcPr>
          <w:p w14:paraId="28EBFDC7"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Referencias realizadas a los niveles de atención</w:t>
            </w:r>
          </w:p>
        </w:tc>
        <w:tc>
          <w:tcPr>
            <w:tcW w:w="4956" w:type="dxa"/>
            <w:tcBorders>
              <w:top w:val="single" w:sz="4" w:space="0" w:color="auto"/>
              <w:left w:val="single" w:sz="4" w:space="0" w:color="auto"/>
              <w:bottom w:val="single" w:sz="4" w:space="0" w:color="auto"/>
            </w:tcBorders>
          </w:tcPr>
          <w:p w14:paraId="00737212"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referencias realizadas, indicando si fueron hechas a un mismo tercer nivel o al Centro Médico Nacional “20 de </w:t>
            </w:r>
            <w:proofErr w:type="gramStart"/>
            <w:r w:rsidRPr="00BF16C3">
              <w:rPr>
                <w:rFonts w:ascii="Montserrat" w:eastAsia="Times New Roman" w:hAnsi="Montserrat" w:cs="Arial"/>
                <w:bCs/>
                <w:sz w:val="18"/>
                <w:szCs w:val="20"/>
                <w:lang w:eastAsia="es-ES"/>
              </w:rPr>
              <w:t>Noviembre</w:t>
            </w:r>
            <w:proofErr w:type="gramEnd"/>
            <w:r w:rsidRPr="00BF16C3">
              <w:rPr>
                <w:rFonts w:ascii="Montserrat" w:eastAsia="Times New Roman" w:hAnsi="Montserrat" w:cs="Arial"/>
                <w:bCs/>
                <w:sz w:val="18"/>
                <w:szCs w:val="20"/>
                <w:lang w:eastAsia="es-ES"/>
              </w:rPr>
              <w:t>”.</w:t>
            </w:r>
          </w:p>
        </w:tc>
      </w:tr>
      <w:tr w:rsidR="00803835" w:rsidRPr="00BF16C3" w14:paraId="3620F68A"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B5329BD"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7</w:t>
            </w:r>
          </w:p>
        </w:tc>
        <w:tc>
          <w:tcPr>
            <w:tcW w:w="3980" w:type="dxa"/>
            <w:tcBorders>
              <w:top w:val="single" w:sz="4" w:space="0" w:color="auto"/>
              <w:left w:val="single" w:sz="4" w:space="0" w:color="auto"/>
              <w:bottom w:val="single" w:sz="4" w:space="0" w:color="auto"/>
              <w:right w:val="single" w:sz="4" w:space="0" w:color="auto"/>
            </w:tcBorders>
            <w:vAlign w:val="center"/>
          </w:tcPr>
          <w:p w14:paraId="207521D6"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Sexo</w:t>
            </w:r>
          </w:p>
        </w:tc>
        <w:tc>
          <w:tcPr>
            <w:tcW w:w="4956" w:type="dxa"/>
            <w:tcBorders>
              <w:top w:val="single" w:sz="4" w:space="0" w:color="auto"/>
              <w:left w:val="single" w:sz="4" w:space="0" w:color="auto"/>
              <w:bottom w:val="single" w:sz="4" w:space="0" w:color="auto"/>
            </w:tcBorders>
          </w:tcPr>
          <w:p w14:paraId="489FD0FB"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cuantas pertenecen al género Masculino y al Femenino respectivamente.</w:t>
            </w:r>
          </w:p>
        </w:tc>
      </w:tr>
      <w:tr w:rsidR="00803835" w:rsidRPr="00BF16C3" w14:paraId="5CA55F6A"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299EDF4E"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8</w:t>
            </w:r>
          </w:p>
        </w:tc>
        <w:tc>
          <w:tcPr>
            <w:tcW w:w="3980" w:type="dxa"/>
            <w:tcBorders>
              <w:top w:val="single" w:sz="4" w:space="0" w:color="auto"/>
              <w:left w:val="single" w:sz="4" w:space="0" w:color="auto"/>
              <w:bottom w:val="single" w:sz="4" w:space="0" w:color="auto"/>
              <w:right w:val="single" w:sz="4" w:space="0" w:color="auto"/>
            </w:tcBorders>
            <w:vAlign w:val="center"/>
          </w:tcPr>
          <w:p w14:paraId="4EE97EA3"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Tipo de Referencia</w:t>
            </w:r>
          </w:p>
        </w:tc>
        <w:tc>
          <w:tcPr>
            <w:tcW w:w="4956" w:type="dxa"/>
            <w:tcBorders>
              <w:top w:val="single" w:sz="4" w:space="0" w:color="auto"/>
              <w:left w:val="single" w:sz="4" w:space="0" w:color="auto"/>
              <w:bottom w:val="single" w:sz="4" w:space="0" w:color="auto"/>
            </w:tcBorders>
          </w:tcPr>
          <w:p w14:paraId="6EAC221B"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cuantas fueron realizadas de primera vez y cuantas por citas subsecuentes.</w:t>
            </w:r>
          </w:p>
        </w:tc>
      </w:tr>
      <w:tr w:rsidR="00803835" w:rsidRPr="00BF16C3" w14:paraId="154A13F5"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F4A5E37"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9</w:t>
            </w:r>
          </w:p>
        </w:tc>
        <w:tc>
          <w:tcPr>
            <w:tcW w:w="3980" w:type="dxa"/>
            <w:tcBorders>
              <w:top w:val="single" w:sz="4" w:space="0" w:color="auto"/>
              <w:left w:val="single" w:sz="4" w:space="0" w:color="auto"/>
              <w:bottom w:val="single" w:sz="4" w:space="0" w:color="auto"/>
              <w:right w:val="single" w:sz="4" w:space="0" w:color="auto"/>
            </w:tcBorders>
            <w:vAlign w:val="center"/>
          </w:tcPr>
          <w:p w14:paraId="730D55B8"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Forma de traslado </w:t>
            </w:r>
          </w:p>
        </w:tc>
        <w:tc>
          <w:tcPr>
            <w:tcW w:w="4956" w:type="dxa"/>
            <w:tcBorders>
              <w:top w:val="single" w:sz="4" w:space="0" w:color="auto"/>
              <w:left w:val="single" w:sz="4" w:space="0" w:color="auto"/>
              <w:bottom w:val="single" w:sz="4" w:space="0" w:color="auto"/>
            </w:tcBorders>
          </w:tcPr>
          <w:p w14:paraId="619E69B4"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el medio de transporte utilizado para realizar la referencia, siendo las opciones: autobús, ambulancia, automóvil o aéreo.</w:t>
            </w:r>
          </w:p>
        </w:tc>
      </w:tr>
      <w:tr w:rsidR="00803835" w:rsidRPr="00BF16C3" w14:paraId="05EEFA66"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5EC5141"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10</w:t>
            </w:r>
          </w:p>
        </w:tc>
        <w:tc>
          <w:tcPr>
            <w:tcW w:w="3980" w:type="dxa"/>
            <w:tcBorders>
              <w:top w:val="single" w:sz="4" w:space="0" w:color="auto"/>
              <w:left w:val="single" w:sz="4" w:space="0" w:color="auto"/>
              <w:bottom w:val="single" w:sz="4" w:space="0" w:color="auto"/>
              <w:right w:val="single" w:sz="4" w:space="0" w:color="auto"/>
            </w:tcBorders>
            <w:vAlign w:val="center"/>
          </w:tcPr>
          <w:p w14:paraId="65F60DBE"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Acompañante</w:t>
            </w:r>
          </w:p>
        </w:tc>
        <w:tc>
          <w:tcPr>
            <w:tcW w:w="4956" w:type="dxa"/>
            <w:tcBorders>
              <w:top w:val="single" w:sz="4" w:space="0" w:color="auto"/>
              <w:left w:val="single" w:sz="4" w:space="0" w:color="auto"/>
              <w:bottom w:val="single" w:sz="4" w:space="0" w:color="auto"/>
            </w:tcBorders>
          </w:tcPr>
          <w:p w14:paraId="2B7A17C7"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si debido a la patología los pacientes enviados por </w:t>
            </w:r>
            <w:proofErr w:type="gramStart"/>
            <w:r w:rsidRPr="00BF16C3">
              <w:rPr>
                <w:rFonts w:ascii="Montserrat" w:eastAsia="Times New Roman" w:hAnsi="Montserrat" w:cs="Arial"/>
                <w:bCs/>
                <w:sz w:val="18"/>
                <w:szCs w:val="20"/>
                <w:lang w:eastAsia="es-ES"/>
              </w:rPr>
              <w:t>referencia,</w:t>
            </w:r>
            <w:proofErr w:type="gramEnd"/>
            <w:r w:rsidRPr="00BF16C3">
              <w:rPr>
                <w:rFonts w:ascii="Montserrat" w:eastAsia="Times New Roman" w:hAnsi="Montserrat" w:cs="Arial"/>
                <w:bCs/>
                <w:sz w:val="18"/>
                <w:szCs w:val="20"/>
                <w:lang w:eastAsia="es-ES"/>
              </w:rPr>
              <w:t xml:space="preserve"> se trasladaron con acompañante o por cuenta propia.</w:t>
            </w:r>
          </w:p>
        </w:tc>
      </w:tr>
      <w:tr w:rsidR="00803835" w:rsidRPr="00BF16C3" w14:paraId="62C8CAB9"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3C08CB02"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11</w:t>
            </w:r>
          </w:p>
        </w:tc>
        <w:tc>
          <w:tcPr>
            <w:tcW w:w="3980" w:type="dxa"/>
            <w:tcBorders>
              <w:top w:val="single" w:sz="4" w:space="0" w:color="auto"/>
              <w:left w:val="single" w:sz="4" w:space="0" w:color="auto"/>
              <w:bottom w:val="single" w:sz="4" w:space="0" w:color="auto"/>
              <w:right w:val="single" w:sz="4" w:space="0" w:color="auto"/>
            </w:tcBorders>
            <w:vAlign w:val="center"/>
          </w:tcPr>
          <w:p w14:paraId="3860EF28"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Motivo de envío</w:t>
            </w:r>
          </w:p>
        </w:tc>
        <w:tc>
          <w:tcPr>
            <w:tcW w:w="4956" w:type="dxa"/>
            <w:tcBorders>
              <w:top w:val="single" w:sz="4" w:space="0" w:color="auto"/>
              <w:left w:val="single" w:sz="4" w:space="0" w:color="auto"/>
              <w:bottom w:val="single" w:sz="4" w:space="0" w:color="auto"/>
            </w:tcBorders>
          </w:tcPr>
          <w:p w14:paraId="79C3ACCA"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de referencias, el motivo indicado por el formato SM1-17 por el cual el paciente fue enviado por referencia.</w:t>
            </w:r>
          </w:p>
        </w:tc>
      </w:tr>
      <w:tr w:rsidR="00803835" w:rsidRPr="00BF16C3" w14:paraId="45D0A761"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C161976"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12</w:t>
            </w:r>
          </w:p>
        </w:tc>
        <w:tc>
          <w:tcPr>
            <w:tcW w:w="3980" w:type="dxa"/>
            <w:tcBorders>
              <w:top w:val="single" w:sz="4" w:space="0" w:color="auto"/>
              <w:left w:val="single" w:sz="4" w:space="0" w:color="auto"/>
              <w:bottom w:val="single" w:sz="4" w:space="0" w:color="auto"/>
              <w:right w:val="single" w:sz="4" w:space="0" w:color="auto"/>
            </w:tcBorders>
            <w:vAlign w:val="center"/>
          </w:tcPr>
          <w:p w14:paraId="06DBA02F"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Costo total de los traslados</w:t>
            </w:r>
          </w:p>
        </w:tc>
        <w:tc>
          <w:tcPr>
            <w:tcW w:w="4956" w:type="dxa"/>
            <w:tcBorders>
              <w:top w:val="single" w:sz="4" w:space="0" w:color="auto"/>
              <w:left w:val="single" w:sz="4" w:space="0" w:color="auto"/>
              <w:bottom w:val="single" w:sz="4" w:space="0" w:color="auto"/>
            </w:tcBorders>
          </w:tcPr>
          <w:p w14:paraId="329CD629"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costo total erogado por las referencias realizadas por el Hospital Regional.</w:t>
            </w:r>
          </w:p>
        </w:tc>
      </w:tr>
      <w:tr w:rsidR="00803835" w:rsidRPr="00BF16C3" w14:paraId="501E4418"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70B20ED3"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13</w:t>
            </w:r>
          </w:p>
        </w:tc>
        <w:tc>
          <w:tcPr>
            <w:tcW w:w="3980" w:type="dxa"/>
            <w:tcBorders>
              <w:top w:val="single" w:sz="4" w:space="0" w:color="auto"/>
              <w:left w:val="single" w:sz="4" w:space="0" w:color="auto"/>
              <w:bottom w:val="single" w:sz="4" w:space="0" w:color="auto"/>
              <w:right w:val="single" w:sz="4" w:space="0" w:color="auto"/>
            </w:tcBorders>
            <w:vAlign w:val="center"/>
          </w:tcPr>
          <w:p w14:paraId="79EFA5A4"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responsable del llenado</w:t>
            </w:r>
          </w:p>
        </w:tc>
        <w:tc>
          <w:tcPr>
            <w:tcW w:w="4956" w:type="dxa"/>
            <w:tcBorders>
              <w:top w:val="single" w:sz="4" w:space="0" w:color="auto"/>
              <w:left w:val="single" w:sz="4" w:space="0" w:color="auto"/>
              <w:bottom w:val="single" w:sz="4" w:space="0" w:color="auto"/>
            </w:tcBorders>
          </w:tcPr>
          <w:p w14:paraId="79B2817B"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responsable del programa SIRECO en el Hospital Regional y posterior a la impresión del informe se deberá firmar por el mismo.</w:t>
            </w:r>
          </w:p>
        </w:tc>
      </w:tr>
      <w:tr w:rsidR="00803835" w:rsidRPr="00BF16C3" w14:paraId="416D69D9" w14:textId="77777777" w:rsidTr="00803835">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342722AA" w14:textId="77777777" w:rsidR="00803835" w:rsidRPr="00BF16C3" w:rsidRDefault="00803835" w:rsidP="00803835">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14</w:t>
            </w:r>
          </w:p>
        </w:tc>
        <w:tc>
          <w:tcPr>
            <w:tcW w:w="3980" w:type="dxa"/>
            <w:tcBorders>
              <w:top w:val="single" w:sz="4" w:space="0" w:color="auto"/>
              <w:left w:val="single" w:sz="4" w:space="0" w:color="auto"/>
              <w:bottom w:val="single" w:sz="4" w:space="0" w:color="auto"/>
              <w:right w:val="single" w:sz="4" w:space="0" w:color="auto"/>
            </w:tcBorders>
            <w:vAlign w:val="center"/>
          </w:tcPr>
          <w:p w14:paraId="5C699458" w14:textId="77777777" w:rsidR="00803835" w:rsidRPr="00BF16C3" w:rsidRDefault="00803835" w:rsidP="00803835">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director del hospital</w:t>
            </w:r>
          </w:p>
        </w:tc>
        <w:tc>
          <w:tcPr>
            <w:tcW w:w="4956" w:type="dxa"/>
            <w:tcBorders>
              <w:top w:val="single" w:sz="4" w:space="0" w:color="auto"/>
              <w:left w:val="single" w:sz="4" w:space="0" w:color="auto"/>
              <w:bottom w:val="single" w:sz="4" w:space="0" w:color="auto"/>
            </w:tcBorders>
          </w:tcPr>
          <w:p w14:paraId="596CE3D6" w14:textId="77777777" w:rsidR="00803835" w:rsidRPr="00BF16C3" w:rsidRDefault="00803835" w:rsidP="00803835">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director del Hospital Regional y posterior a la impresión del informe se deberá firmar por el mismo.</w:t>
            </w:r>
          </w:p>
        </w:tc>
      </w:tr>
    </w:tbl>
    <w:p w14:paraId="1D829342" w14:textId="77777777" w:rsidR="0090016C" w:rsidRPr="00BF16C3" w:rsidRDefault="0090016C" w:rsidP="0090016C">
      <w:pPr>
        <w:jc w:val="both"/>
        <w:rPr>
          <w:rFonts w:ascii="Montserrat" w:hAnsi="Montserrat" w:cs="Arial"/>
        </w:rPr>
      </w:pPr>
    </w:p>
    <w:p w14:paraId="35581442" w14:textId="77777777" w:rsidR="0090016C" w:rsidRPr="00BF16C3" w:rsidRDefault="0090016C" w:rsidP="0090016C">
      <w:pPr>
        <w:jc w:val="both"/>
        <w:rPr>
          <w:rFonts w:ascii="Montserrat" w:hAnsi="Montserrat" w:cs="Arial"/>
        </w:rPr>
      </w:pPr>
    </w:p>
    <w:p w14:paraId="0F0DF42F" w14:textId="0DDAE4F8" w:rsidR="0090016C" w:rsidRPr="00BF16C3" w:rsidRDefault="00CB4BE4" w:rsidP="0090016C">
      <w:pPr>
        <w:rPr>
          <w:rFonts w:ascii="Montserrat" w:hAnsi="Montserrat" w:cs="Arial"/>
        </w:rPr>
      </w:pPr>
      <w:ins w:id="1851" w:author="Angelica Rodriguez Ortega" w:date="2023-03-21T15:51:00Z">
        <w:r>
          <w:rPr>
            <w:rFonts w:ascii="Montserrat" w:hAnsi="Montserrat" w:cs="Arial"/>
          </w:rPr>
          <w:t xml:space="preserve">  </w:t>
        </w:r>
      </w:ins>
      <w:ins w:id="1852" w:author="Angelica Rodriguez Ortega" w:date="2023-03-21T17:48:00Z">
        <w:r w:rsidR="00974263">
          <w:rPr>
            <w:rFonts w:ascii="Montserrat" w:hAnsi="Montserrat" w:cs="Arial"/>
          </w:rPr>
          <w:t xml:space="preserve">          </w:t>
        </w:r>
      </w:ins>
      <w:r w:rsidR="0090016C" w:rsidRPr="00BF16C3">
        <w:rPr>
          <w:rFonts w:ascii="Montserrat" w:hAnsi="Montserrat" w:cs="Arial"/>
        </w:rPr>
        <w:br w:type="page"/>
      </w:r>
    </w:p>
    <w:p w14:paraId="255D5823"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9. Formato SE-SRC-05-B (Contrarreferencias)</w:t>
      </w:r>
    </w:p>
    <w:p w14:paraId="090AFEE0" w14:textId="77777777" w:rsidR="0090016C" w:rsidRPr="00BF16C3" w:rsidRDefault="0090016C" w:rsidP="0090016C">
      <w:pPr>
        <w:jc w:val="both"/>
        <w:rPr>
          <w:rFonts w:ascii="Montserrat" w:hAnsi="Montserrat" w:cs="Arial"/>
        </w:rPr>
      </w:pPr>
    </w:p>
    <w:tbl>
      <w:tblPr>
        <w:tblStyle w:val="Tablaconcuadrcula"/>
        <w:tblW w:w="10416" w:type="dxa"/>
        <w:tblInd w:w="-5" w:type="dxa"/>
        <w:tblLook w:val="04A0" w:firstRow="1" w:lastRow="0" w:firstColumn="1" w:lastColumn="0" w:noHBand="0" w:noVBand="1"/>
      </w:tblPr>
      <w:tblGrid>
        <w:gridCol w:w="10416"/>
      </w:tblGrid>
      <w:tr w:rsidR="0090016C" w:rsidRPr="00BF16C3" w14:paraId="11C5C42C" w14:textId="77777777" w:rsidTr="00397404">
        <w:trPr>
          <w:trHeight w:val="467"/>
        </w:trPr>
        <w:tc>
          <w:tcPr>
            <w:tcW w:w="10416" w:type="dxa"/>
          </w:tcPr>
          <w:p w14:paraId="05E087C8" w14:textId="77777777" w:rsidR="0090016C" w:rsidRPr="00BF16C3" w:rsidRDefault="0090016C" w:rsidP="00397404">
            <w:pPr>
              <w:tabs>
                <w:tab w:val="left" w:pos="7087"/>
              </w:tabs>
              <w:jc w:val="center"/>
              <w:rPr>
                <w:rFonts w:ascii="Montserrat" w:hAnsi="Montserrat"/>
              </w:rPr>
            </w:pPr>
            <w:r w:rsidRPr="00BF16C3">
              <w:rPr>
                <w:rFonts w:ascii="Montserrat" w:eastAsiaTheme="majorEastAsia" w:hAnsi="Montserrat" w:cs="Arial"/>
                <w:b/>
                <w:bCs/>
                <w:kern w:val="24"/>
              </w:rPr>
              <w:t>FORMATO SE-SRC-05 B</w:t>
            </w:r>
            <w:r w:rsidRPr="00BF16C3">
              <w:rPr>
                <w:rFonts w:ascii="Montserrat" w:eastAsiaTheme="majorEastAsia" w:hAnsi="Montserrat" w:cs="Arial"/>
                <w:b/>
                <w:bCs/>
                <w:kern w:val="24"/>
              </w:rPr>
              <w:br/>
              <w:t>(CONTRARREFERENCIAS)</w:t>
            </w:r>
          </w:p>
        </w:tc>
      </w:tr>
      <w:tr w:rsidR="0090016C" w:rsidRPr="00BF16C3" w14:paraId="027F698C" w14:textId="77777777" w:rsidTr="00397404">
        <w:trPr>
          <w:trHeight w:val="4980"/>
        </w:trPr>
        <w:tc>
          <w:tcPr>
            <w:tcW w:w="10416" w:type="dxa"/>
          </w:tcPr>
          <w:p w14:paraId="6B038E85" w14:textId="77777777" w:rsidR="0090016C" w:rsidRPr="00BF16C3" w:rsidRDefault="0090016C" w:rsidP="00397404">
            <w:pPr>
              <w:tabs>
                <w:tab w:val="left" w:pos="7087"/>
              </w:tabs>
              <w:rPr>
                <w:rFonts w:ascii="Montserrat" w:hAnsi="Montserrat"/>
              </w:rPr>
            </w:pPr>
            <w:r w:rsidRPr="00BF16C3">
              <w:rPr>
                <w:rFonts w:ascii="Montserrat" w:hAnsi="Montserrat"/>
                <w:noProof/>
                <w:lang w:val="es-MX" w:eastAsia="es-MX"/>
              </w:rPr>
              <w:drawing>
                <wp:inline distT="0" distB="0" distL="0" distR="0" wp14:anchorId="566AF067" wp14:editId="5F95962D">
                  <wp:extent cx="6469251" cy="3124863"/>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6293" cy="3128264"/>
                          </a:xfrm>
                          <a:prstGeom prst="rect">
                            <a:avLst/>
                          </a:prstGeom>
                          <a:noFill/>
                        </pic:spPr>
                      </pic:pic>
                    </a:graphicData>
                  </a:graphic>
                </wp:inline>
              </w:drawing>
            </w:r>
          </w:p>
        </w:tc>
      </w:tr>
    </w:tbl>
    <w:p w14:paraId="6D00E29E" w14:textId="77777777" w:rsidR="0090016C" w:rsidRPr="00BF16C3" w:rsidRDefault="0090016C" w:rsidP="0090016C">
      <w:pPr>
        <w:jc w:val="both"/>
        <w:rPr>
          <w:rFonts w:ascii="Montserrat" w:hAnsi="Montserrat" w:cs="Arial"/>
        </w:rPr>
      </w:pPr>
    </w:p>
    <w:p w14:paraId="5602C188" w14:textId="77777777" w:rsidR="0090016C" w:rsidRPr="00BF16C3" w:rsidRDefault="0090016C" w:rsidP="0090016C">
      <w:pPr>
        <w:jc w:val="both"/>
        <w:rPr>
          <w:rFonts w:ascii="Montserrat" w:hAnsi="Montserrat" w:cs="Arial"/>
        </w:rPr>
      </w:pPr>
    </w:p>
    <w:p w14:paraId="42C7722C" w14:textId="77777777" w:rsidR="0090016C" w:rsidRPr="00BF16C3" w:rsidRDefault="0090016C" w:rsidP="0090016C">
      <w:pPr>
        <w:rPr>
          <w:rFonts w:ascii="Montserrat" w:hAnsi="Montserrat" w:cs="Arial"/>
        </w:rPr>
      </w:pPr>
      <w:r w:rsidRPr="00BF16C3">
        <w:rPr>
          <w:rFonts w:ascii="Montserrat" w:hAnsi="Montserrat" w:cs="Arial"/>
        </w:rPr>
        <w:br w:type="page"/>
      </w:r>
    </w:p>
    <w:p w14:paraId="7873CDCF"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9. Formato SE-SRC-05-B (Contrarreferencias)</w:t>
      </w:r>
    </w:p>
    <w:tbl>
      <w:tblPr>
        <w:tblpPr w:leftFromText="141" w:rightFromText="141" w:vertAnchor="page" w:horzAnchor="margin" w:tblpY="3595"/>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4111"/>
        <w:gridCol w:w="5255"/>
      </w:tblGrid>
      <w:tr w:rsidR="0090016C" w:rsidRPr="00BF16C3" w14:paraId="5E5AA8AC" w14:textId="77777777" w:rsidTr="00397404">
        <w:trPr>
          <w:trHeight w:val="451"/>
        </w:trPr>
        <w:tc>
          <w:tcPr>
            <w:tcW w:w="4673" w:type="dxa"/>
            <w:gridSpan w:val="2"/>
            <w:vAlign w:val="center"/>
          </w:tcPr>
          <w:p w14:paraId="0DAB7783" w14:textId="77777777" w:rsidR="0090016C" w:rsidRPr="00BF16C3" w:rsidRDefault="0090016C" w:rsidP="00397404">
            <w:pPr>
              <w:tabs>
                <w:tab w:val="right" w:leader="dot" w:pos="9639"/>
              </w:tabs>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Instructivo de llenado</w:t>
            </w:r>
          </w:p>
        </w:tc>
        <w:tc>
          <w:tcPr>
            <w:tcW w:w="5255" w:type="dxa"/>
            <w:vAlign w:val="center"/>
          </w:tcPr>
          <w:p w14:paraId="06149311" w14:textId="77777777" w:rsidR="0090016C" w:rsidRPr="00BF16C3" w:rsidRDefault="0090016C" w:rsidP="00397404">
            <w:pPr>
              <w:tabs>
                <w:tab w:val="right" w:leader="dot" w:pos="9639"/>
              </w:tabs>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Clave del formato:  SE-SRC-05-B</w:t>
            </w:r>
          </w:p>
        </w:tc>
      </w:tr>
      <w:tr w:rsidR="0090016C" w:rsidRPr="00BF16C3" w14:paraId="24BA4501" w14:textId="77777777" w:rsidTr="00397404">
        <w:trPr>
          <w:trHeight w:val="251"/>
        </w:trPr>
        <w:tc>
          <w:tcPr>
            <w:tcW w:w="562" w:type="dxa"/>
            <w:tcBorders>
              <w:bottom w:val="single" w:sz="4" w:space="0" w:color="000000"/>
            </w:tcBorders>
            <w:vAlign w:val="center"/>
          </w:tcPr>
          <w:p w14:paraId="5705C2D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proofErr w:type="spellStart"/>
            <w:r w:rsidRPr="00BF16C3">
              <w:rPr>
                <w:rFonts w:ascii="Montserrat" w:eastAsia="Times New Roman" w:hAnsi="Montserrat" w:cs="Arial"/>
                <w:bCs/>
                <w:sz w:val="18"/>
                <w:szCs w:val="20"/>
                <w:lang w:eastAsia="es-ES"/>
              </w:rPr>
              <w:t>N°</w:t>
            </w:r>
            <w:proofErr w:type="spellEnd"/>
          </w:p>
        </w:tc>
        <w:tc>
          <w:tcPr>
            <w:tcW w:w="4111" w:type="dxa"/>
            <w:tcBorders>
              <w:bottom w:val="single" w:sz="4" w:space="0" w:color="000000"/>
            </w:tcBorders>
            <w:vAlign w:val="center"/>
          </w:tcPr>
          <w:p w14:paraId="1310DC0C"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Campo</w:t>
            </w:r>
          </w:p>
        </w:tc>
        <w:tc>
          <w:tcPr>
            <w:tcW w:w="5255" w:type="dxa"/>
            <w:tcBorders>
              <w:bottom w:val="single" w:sz="4" w:space="0" w:color="000000"/>
            </w:tcBorders>
            <w:vAlign w:val="center"/>
          </w:tcPr>
          <w:p w14:paraId="08D66A57"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Descripción</w:t>
            </w:r>
          </w:p>
        </w:tc>
      </w:tr>
      <w:tr w:rsidR="0090016C" w:rsidRPr="00BF16C3" w14:paraId="7C85B7FD" w14:textId="77777777" w:rsidTr="00397404">
        <w:trPr>
          <w:trHeight w:val="48"/>
        </w:trPr>
        <w:tc>
          <w:tcPr>
            <w:tcW w:w="562" w:type="dxa"/>
            <w:tcBorders>
              <w:left w:val="single" w:sz="4" w:space="0" w:color="auto"/>
              <w:bottom w:val="single" w:sz="4" w:space="0" w:color="auto"/>
              <w:right w:val="single" w:sz="4" w:space="0" w:color="auto"/>
            </w:tcBorders>
            <w:vAlign w:val="center"/>
          </w:tcPr>
          <w:p w14:paraId="18F5F01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w:t>
            </w:r>
          </w:p>
        </w:tc>
        <w:tc>
          <w:tcPr>
            <w:tcW w:w="4111" w:type="dxa"/>
            <w:tcBorders>
              <w:left w:val="single" w:sz="4" w:space="0" w:color="auto"/>
              <w:bottom w:val="single" w:sz="4" w:space="0" w:color="auto"/>
              <w:right w:val="single" w:sz="4" w:space="0" w:color="auto"/>
            </w:tcBorders>
            <w:vAlign w:val="center"/>
          </w:tcPr>
          <w:p w14:paraId="2E0842BA"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Hospital </w:t>
            </w:r>
          </w:p>
        </w:tc>
        <w:tc>
          <w:tcPr>
            <w:tcW w:w="5255" w:type="dxa"/>
            <w:tcBorders>
              <w:left w:val="single" w:sz="4" w:space="0" w:color="auto"/>
              <w:bottom w:val="single" w:sz="4" w:space="0" w:color="auto"/>
            </w:tcBorders>
          </w:tcPr>
          <w:p w14:paraId="0DF49F08"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Hospital Regional que elabora el reporte.</w:t>
            </w:r>
          </w:p>
        </w:tc>
      </w:tr>
      <w:tr w:rsidR="0090016C" w:rsidRPr="00BF16C3" w14:paraId="18A47C8E" w14:textId="77777777" w:rsidTr="00397404">
        <w:trPr>
          <w:trHeight w:val="48"/>
        </w:trPr>
        <w:tc>
          <w:tcPr>
            <w:tcW w:w="562" w:type="dxa"/>
            <w:tcBorders>
              <w:left w:val="single" w:sz="4" w:space="0" w:color="auto"/>
              <w:bottom w:val="single" w:sz="4" w:space="0" w:color="auto"/>
              <w:right w:val="single" w:sz="4" w:space="0" w:color="auto"/>
            </w:tcBorders>
            <w:vAlign w:val="center"/>
          </w:tcPr>
          <w:p w14:paraId="30F06D0E"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w:t>
            </w:r>
          </w:p>
        </w:tc>
        <w:tc>
          <w:tcPr>
            <w:tcW w:w="4111" w:type="dxa"/>
            <w:tcBorders>
              <w:left w:val="single" w:sz="4" w:space="0" w:color="auto"/>
              <w:bottom w:val="single" w:sz="4" w:space="0" w:color="auto"/>
              <w:right w:val="single" w:sz="4" w:space="0" w:color="auto"/>
            </w:tcBorders>
            <w:vAlign w:val="center"/>
          </w:tcPr>
          <w:p w14:paraId="12948D94"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Mes</w:t>
            </w:r>
          </w:p>
        </w:tc>
        <w:tc>
          <w:tcPr>
            <w:tcW w:w="5255" w:type="dxa"/>
            <w:tcBorders>
              <w:left w:val="single" w:sz="4" w:space="0" w:color="auto"/>
              <w:bottom w:val="single" w:sz="4" w:space="0" w:color="auto"/>
            </w:tcBorders>
          </w:tcPr>
          <w:p w14:paraId="680811EC"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mes de productividad que se va a reportar.</w:t>
            </w:r>
          </w:p>
        </w:tc>
      </w:tr>
      <w:tr w:rsidR="0090016C" w:rsidRPr="00BF16C3" w14:paraId="4FF1A5A8"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794B03B0"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3</w:t>
            </w:r>
          </w:p>
        </w:tc>
        <w:tc>
          <w:tcPr>
            <w:tcW w:w="4111" w:type="dxa"/>
            <w:tcBorders>
              <w:top w:val="single" w:sz="4" w:space="0" w:color="auto"/>
              <w:left w:val="single" w:sz="4" w:space="0" w:color="auto"/>
              <w:bottom w:val="single" w:sz="4" w:space="0" w:color="auto"/>
              <w:right w:val="single" w:sz="4" w:space="0" w:color="auto"/>
            </w:tcBorders>
            <w:vAlign w:val="center"/>
          </w:tcPr>
          <w:p w14:paraId="4DD9684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Año</w:t>
            </w:r>
          </w:p>
        </w:tc>
        <w:tc>
          <w:tcPr>
            <w:tcW w:w="5255" w:type="dxa"/>
            <w:tcBorders>
              <w:top w:val="single" w:sz="4" w:space="0" w:color="auto"/>
              <w:left w:val="single" w:sz="4" w:space="0" w:color="auto"/>
              <w:bottom w:val="single" w:sz="4" w:space="0" w:color="auto"/>
            </w:tcBorders>
          </w:tcPr>
          <w:p w14:paraId="28834B6F"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año al que pertenece el reporte.</w:t>
            </w:r>
          </w:p>
        </w:tc>
      </w:tr>
      <w:tr w:rsidR="0090016C" w:rsidRPr="00BF16C3" w14:paraId="22EA8F16"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46D110D"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4</w:t>
            </w:r>
          </w:p>
        </w:tc>
        <w:tc>
          <w:tcPr>
            <w:tcW w:w="4111" w:type="dxa"/>
            <w:tcBorders>
              <w:top w:val="single" w:sz="4" w:space="0" w:color="auto"/>
              <w:left w:val="single" w:sz="4" w:space="0" w:color="auto"/>
              <w:bottom w:val="single" w:sz="4" w:space="0" w:color="auto"/>
              <w:right w:val="single" w:sz="4" w:space="0" w:color="auto"/>
            </w:tcBorders>
            <w:vAlign w:val="center"/>
          </w:tcPr>
          <w:p w14:paraId="6733CC3A"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Consultas otorgadas en el periodo</w:t>
            </w:r>
          </w:p>
        </w:tc>
        <w:tc>
          <w:tcPr>
            <w:tcW w:w="5255" w:type="dxa"/>
            <w:tcBorders>
              <w:top w:val="single" w:sz="4" w:space="0" w:color="auto"/>
              <w:left w:val="single" w:sz="4" w:space="0" w:color="auto"/>
              <w:bottom w:val="single" w:sz="4" w:space="0" w:color="auto"/>
            </w:tcBorders>
          </w:tcPr>
          <w:p w14:paraId="492EC93A"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total de consultas otorgadas en el periodo (cifra que debe coincidir con lo reportado en el formato SE-SRC-04 en el rubro del mismo nombre)</w:t>
            </w:r>
          </w:p>
        </w:tc>
      </w:tr>
      <w:tr w:rsidR="0090016C" w:rsidRPr="00BF16C3" w14:paraId="027149DE"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1B8010BE"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5</w:t>
            </w:r>
          </w:p>
        </w:tc>
        <w:tc>
          <w:tcPr>
            <w:tcW w:w="4111" w:type="dxa"/>
            <w:tcBorders>
              <w:top w:val="single" w:sz="4" w:space="0" w:color="auto"/>
              <w:left w:val="single" w:sz="4" w:space="0" w:color="auto"/>
              <w:bottom w:val="single" w:sz="4" w:space="0" w:color="auto"/>
              <w:right w:val="single" w:sz="4" w:space="0" w:color="auto"/>
            </w:tcBorders>
            <w:vAlign w:val="center"/>
          </w:tcPr>
          <w:p w14:paraId="1B0F0305"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proofErr w:type="gramStart"/>
            <w:r w:rsidRPr="00BF16C3">
              <w:rPr>
                <w:rFonts w:ascii="Montserrat" w:eastAsia="Times New Roman" w:hAnsi="Montserrat" w:cs="Arial"/>
                <w:bCs/>
                <w:sz w:val="18"/>
                <w:szCs w:val="20"/>
                <w:lang w:eastAsia="es-ES"/>
              </w:rPr>
              <w:t>Total</w:t>
            </w:r>
            <w:proofErr w:type="gramEnd"/>
            <w:r w:rsidRPr="00BF16C3">
              <w:rPr>
                <w:rFonts w:ascii="Montserrat" w:eastAsia="Times New Roman" w:hAnsi="Montserrat" w:cs="Arial"/>
                <w:bCs/>
                <w:sz w:val="18"/>
                <w:szCs w:val="20"/>
                <w:lang w:eastAsia="es-ES"/>
              </w:rPr>
              <w:t xml:space="preserve"> de pacientes atendidos por referencia</w:t>
            </w:r>
          </w:p>
        </w:tc>
        <w:tc>
          <w:tcPr>
            <w:tcW w:w="5255" w:type="dxa"/>
            <w:tcBorders>
              <w:top w:val="single" w:sz="4" w:space="0" w:color="auto"/>
              <w:left w:val="single" w:sz="4" w:space="0" w:color="auto"/>
              <w:bottom w:val="single" w:sz="4" w:space="0" w:color="auto"/>
            </w:tcBorders>
          </w:tcPr>
          <w:p w14:paraId="29F3A0EC"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pacientes atendidos por referencias distinguiendo los que hayan sido de consulta externa y otros </w:t>
            </w:r>
            <w:proofErr w:type="gramStart"/>
            <w:r w:rsidRPr="00BF16C3">
              <w:rPr>
                <w:rFonts w:ascii="Montserrat" w:eastAsia="Times New Roman" w:hAnsi="Montserrat" w:cs="Arial"/>
                <w:bCs/>
                <w:sz w:val="18"/>
                <w:szCs w:val="20"/>
                <w:lang w:eastAsia="es-ES"/>
              </w:rPr>
              <w:t>servicios.*</w:t>
            </w:r>
            <w:proofErr w:type="gramEnd"/>
          </w:p>
        </w:tc>
      </w:tr>
      <w:tr w:rsidR="0090016C" w:rsidRPr="00BF16C3" w14:paraId="32DB24A7"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F2B6BBD"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6</w:t>
            </w:r>
          </w:p>
        </w:tc>
        <w:tc>
          <w:tcPr>
            <w:tcW w:w="4111" w:type="dxa"/>
            <w:tcBorders>
              <w:top w:val="single" w:sz="4" w:space="0" w:color="auto"/>
              <w:left w:val="single" w:sz="4" w:space="0" w:color="auto"/>
              <w:bottom w:val="single" w:sz="4" w:space="0" w:color="auto"/>
              <w:right w:val="single" w:sz="4" w:space="0" w:color="auto"/>
            </w:tcBorders>
            <w:vAlign w:val="center"/>
          </w:tcPr>
          <w:p w14:paraId="4FD1244D"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Contrarreferencias según nivele de atención</w:t>
            </w:r>
          </w:p>
        </w:tc>
        <w:tc>
          <w:tcPr>
            <w:tcW w:w="5255" w:type="dxa"/>
            <w:tcBorders>
              <w:top w:val="single" w:sz="4" w:space="0" w:color="auto"/>
              <w:left w:val="single" w:sz="4" w:space="0" w:color="auto"/>
              <w:bottom w:val="single" w:sz="4" w:space="0" w:color="auto"/>
            </w:tcBorders>
          </w:tcPr>
          <w:p w14:paraId="256A8B5F"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contrarreferencias realizadas.</w:t>
            </w:r>
          </w:p>
          <w:p w14:paraId="0371767C" w14:textId="77777777" w:rsidR="0090016C" w:rsidRPr="00BF16C3" w:rsidRDefault="0090016C" w:rsidP="00397404">
            <w:pPr>
              <w:jc w:val="both"/>
              <w:rPr>
                <w:rFonts w:ascii="Montserrat" w:eastAsia="Times New Roman" w:hAnsi="Montserrat" w:cs="Arial"/>
                <w:bCs/>
                <w:sz w:val="18"/>
                <w:szCs w:val="20"/>
                <w:lang w:eastAsia="es-ES"/>
              </w:rPr>
            </w:pPr>
          </w:p>
        </w:tc>
      </w:tr>
      <w:tr w:rsidR="0090016C" w:rsidRPr="00BF16C3" w14:paraId="4FC9A3DF"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1C19D79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7</w:t>
            </w:r>
          </w:p>
        </w:tc>
        <w:tc>
          <w:tcPr>
            <w:tcW w:w="4111" w:type="dxa"/>
            <w:tcBorders>
              <w:top w:val="single" w:sz="4" w:space="0" w:color="auto"/>
              <w:left w:val="single" w:sz="4" w:space="0" w:color="auto"/>
              <w:bottom w:val="single" w:sz="4" w:space="0" w:color="auto"/>
              <w:right w:val="single" w:sz="4" w:space="0" w:color="auto"/>
            </w:tcBorders>
            <w:vAlign w:val="center"/>
          </w:tcPr>
          <w:p w14:paraId="267062D2"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proofErr w:type="gramStart"/>
            <w:r w:rsidRPr="00BF16C3">
              <w:rPr>
                <w:rFonts w:ascii="Montserrat" w:eastAsia="Times New Roman" w:hAnsi="Montserrat" w:cs="Arial"/>
                <w:bCs/>
                <w:sz w:val="18"/>
                <w:szCs w:val="20"/>
                <w:lang w:eastAsia="es-ES"/>
              </w:rPr>
              <w:t>Total</w:t>
            </w:r>
            <w:proofErr w:type="gramEnd"/>
            <w:r w:rsidRPr="00BF16C3">
              <w:rPr>
                <w:rFonts w:ascii="Montserrat" w:eastAsia="Times New Roman" w:hAnsi="Montserrat" w:cs="Arial"/>
                <w:bCs/>
                <w:sz w:val="18"/>
                <w:szCs w:val="20"/>
                <w:lang w:eastAsia="es-ES"/>
              </w:rPr>
              <w:t xml:space="preserve"> de Contrarreferencias</w:t>
            </w:r>
          </w:p>
        </w:tc>
        <w:tc>
          <w:tcPr>
            <w:tcW w:w="5255" w:type="dxa"/>
            <w:tcBorders>
              <w:top w:val="single" w:sz="4" w:space="0" w:color="auto"/>
              <w:left w:val="single" w:sz="4" w:space="0" w:color="auto"/>
              <w:bottom w:val="single" w:sz="4" w:space="0" w:color="auto"/>
            </w:tcBorders>
          </w:tcPr>
          <w:p w14:paraId="408BD726"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contrarreferencias realizadas, distinguiendo los que hayan sido de consulta externa y otros </w:t>
            </w:r>
            <w:proofErr w:type="gramStart"/>
            <w:r w:rsidRPr="00BF16C3">
              <w:rPr>
                <w:rFonts w:ascii="Montserrat" w:eastAsia="Times New Roman" w:hAnsi="Montserrat" w:cs="Arial"/>
                <w:bCs/>
                <w:sz w:val="18"/>
                <w:szCs w:val="20"/>
                <w:lang w:eastAsia="es-ES"/>
              </w:rPr>
              <w:t>servicios.*</w:t>
            </w:r>
            <w:proofErr w:type="gramEnd"/>
          </w:p>
        </w:tc>
      </w:tr>
      <w:tr w:rsidR="0090016C" w:rsidRPr="00BF16C3" w14:paraId="0FE29DD5"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5A07E67"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8</w:t>
            </w:r>
          </w:p>
        </w:tc>
        <w:tc>
          <w:tcPr>
            <w:tcW w:w="4111" w:type="dxa"/>
            <w:tcBorders>
              <w:top w:val="single" w:sz="4" w:space="0" w:color="auto"/>
              <w:left w:val="single" w:sz="4" w:space="0" w:color="auto"/>
              <w:bottom w:val="single" w:sz="4" w:space="0" w:color="auto"/>
              <w:right w:val="single" w:sz="4" w:space="0" w:color="auto"/>
            </w:tcBorders>
            <w:vAlign w:val="center"/>
          </w:tcPr>
          <w:p w14:paraId="791DE778"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Congruencia diagnóstica</w:t>
            </w:r>
          </w:p>
        </w:tc>
        <w:tc>
          <w:tcPr>
            <w:tcW w:w="5255" w:type="dxa"/>
            <w:tcBorders>
              <w:top w:val="single" w:sz="4" w:space="0" w:color="auto"/>
              <w:left w:val="single" w:sz="4" w:space="0" w:color="auto"/>
              <w:bottom w:val="single" w:sz="4" w:space="0" w:color="auto"/>
            </w:tcBorders>
          </w:tcPr>
          <w:p w14:paraId="0B45CD53"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las congruencias diagnósticas, separando las que si lo fueron y las que </w:t>
            </w:r>
            <w:proofErr w:type="gramStart"/>
            <w:r w:rsidRPr="00BF16C3">
              <w:rPr>
                <w:rFonts w:ascii="Montserrat" w:eastAsia="Times New Roman" w:hAnsi="Montserrat" w:cs="Arial"/>
                <w:bCs/>
                <w:sz w:val="18"/>
                <w:szCs w:val="20"/>
                <w:lang w:eastAsia="es-ES"/>
              </w:rPr>
              <w:t>no.*</w:t>
            </w:r>
            <w:proofErr w:type="gramEnd"/>
            <w:r w:rsidRPr="00BF16C3">
              <w:rPr>
                <w:rFonts w:ascii="Montserrat" w:eastAsia="Times New Roman" w:hAnsi="Montserrat" w:cs="Arial"/>
                <w:bCs/>
                <w:sz w:val="18"/>
                <w:szCs w:val="20"/>
                <w:lang w:eastAsia="es-ES"/>
              </w:rPr>
              <w:t>*</w:t>
            </w:r>
          </w:p>
        </w:tc>
      </w:tr>
      <w:tr w:rsidR="0090016C" w:rsidRPr="00BF16C3" w14:paraId="2C086B0C"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3CD9C18"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9</w:t>
            </w:r>
          </w:p>
        </w:tc>
        <w:tc>
          <w:tcPr>
            <w:tcW w:w="4111" w:type="dxa"/>
            <w:tcBorders>
              <w:top w:val="single" w:sz="4" w:space="0" w:color="auto"/>
              <w:left w:val="single" w:sz="4" w:space="0" w:color="auto"/>
              <w:bottom w:val="single" w:sz="4" w:space="0" w:color="auto"/>
              <w:right w:val="single" w:sz="4" w:space="0" w:color="auto"/>
            </w:tcBorders>
            <w:vAlign w:val="center"/>
          </w:tcPr>
          <w:p w14:paraId="01EA028A"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proofErr w:type="gramStart"/>
            <w:r w:rsidRPr="00BF16C3">
              <w:rPr>
                <w:rFonts w:ascii="Montserrat" w:eastAsia="Times New Roman" w:hAnsi="Montserrat" w:cs="Arial"/>
                <w:bCs/>
                <w:sz w:val="18"/>
                <w:szCs w:val="20"/>
                <w:lang w:eastAsia="es-ES"/>
              </w:rPr>
              <w:t>Total</w:t>
            </w:r>
            <w:proofErr w:type="gramEnd"/>
            <w:r w:rsidRPr="00BF16C3">
              <w:rPr>
                <w:rFonts w:ascii="Montserrat" w:eastAsia="Times New Roman" w:hAnsi="Montserrat" w:cs="Arial"/>
                <w:bCs/>
                <w:sz w:val="18"/>
                <w:szCs w:val="20"/>
                <w:lang w:eastAsia="es-ES"/>
              </w:rPr>
              <w:t xml:space="preserve"> de consultas otorgadas a los pacientes que se </w:t>
            </w:r>
            <w:proofErr w:type="spellStart"/>
            <w:r w:rsidRPr="00BF16C3">
              <w:rPr>
                <w:rFonts w:ascii="Montserrat" w:eastAsia="Times New Roman" w:hAnsi="Montserrat" w:cs="Arial"/>
                <w:bCs/>
                <w:sz w:val="18"/>
                <w:szCs w:val="20"/>
                <w:lang w:eastAsia="es-ES"/>
              </w:rPr>
              <w:t>contrarrefieren</w:t>
            </w:r>
            <w:proofErr w:type="spellEnd"/>
            <w:r w:rsidRPr="00BF16C3">
              <w:rPr>
                <w:rFonts w:ascii="Montserrat" w:eastAsia="Times New Roman" w:hAnsi="Montserrat" w:cs="Arial"/>
                <w:bCs/>
                <w:sz w:val="18"/>
                <w:szCs w:val="20"/>
                <w:lang w:eastAsia="es-ES"/>
              </w:rPr>
              <w:t xml:space="preserve"> </w:t>
            </w:r>
          </w:p>
        </w:tc>
        <w:tc>
          <w:tcPr>
            <w:tcW w:w="5255" w:type="dxa"/>
            <w:tcBorders>
              <w:top w:val="single" w:sz="4" w:space="0" w:color="auto"/>
              <w:left w:val="single" w:sz="4" w:space="0" w:color="auto"/>
              <w:bottom w:val="single" w:sz="4" w:space="0" w:color="auto"/>
            </w:tcBorders>
          </w:tcPr>
          <w:p w14:paraId="097015FE"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anota el número de consultas otorgadas por cada Unidad Médica.</w:t>
            </w:r>
          </w:p>
        </w:tc>
      </w:tr>
      <w:tr w:rsidR="0090016C" w:rsidRPr="00BF16C3" w14:paraId="4A635BD7"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9FF778D"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10</w:t>
            </w:r>
          </w:p>
        </w:tc>
        <w:tc>
          <w:tcPr>
            <w:tcW w:w="4111" w:type="dxa"/>
            <w:tcBorders>
              <w:top w:val="single" w:sz="4" w:space="0" w:color="auto"/>
              <w:left w:val="single" w:sz="4" w:space="0" w:color="auto"/>
              <w:bottom w:val="single" w:sz="4" w:space="0" w:color="auto"/>
              <w:right w:val="single" w:sz="4" w:space="0" w:color="auto"/>
            </w:tcBorders>
            <w:vAlign w:val="center"/>
          </w:tcPr>
          <w:p w14:paraId="389A42C3"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proofErr w:type="gramStart"/>
            <w:r w:rsidRPr="00BF16C3">
              <w:rPr>
                <w:rFonts w:ascii="Montserrat" w:eastAsia="Times New Roman" w:hAnsi="Montserrat" w:cs="Arial"/>
                <w:bCs/>
                <w:sz w:val="18"/>
                <w:szCs w:val="20"/>
                <w:lang w:eastAsia="es-ES"/>
              </w:rPr>
              <w:t>Total</w:t>
            </w:r>
            <w:proofErr w:type="gramEnd"/>
            <w:r w:rsidRPr="00BF16C3">
              <w:rPr>
                <w:rFonts w:ascii="Montserrat" w:eastAsia="Times New Roman" w:hAnsi="Montserrat" w:cs="Arial"/>
                <w:bCs/>
                <w:sz w:val="18"/>
                <w:szCs w:val="20"/>
                <w:lang w:eastAsia="es-ES"/>
              </w:rPr>
              <w:t xml:space="preserve"> de interconsultas otorgadas</w:t>
            </w:r>
          </w:p>
        </w:tc>
        <w:tc>
          <w:tcPr>
            <w:tcW w:w="5255" w:type="dxa"/>
            <w:tcBorders>
              <w:top w:val="single" w:sz="4" w:space="0" w:color="auto"/>
              <w:left w:val="single" w:sz="4" w:space="0" w:color="auto"/>
              <w:bottom w:val="single" w:sz="4" w:space="0" w:color="auto"/>
            </w:tcBorders>
          </w:tcPr>
          <w:p w14:paraId="11000F9B"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total de interconsultas otorgadas.</w:t>
            </w:r>
          </w:p>
        </w:tc>
      </w:tr>
      <w:tr w:rsidR="0090016C" w:rsidRPr="00BF16C3" w14:paraId="778FAB70"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0C7193A"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11</w:t>
            </w:r>
          </w:p>
        </w:tc>
        <w:tc>
          <w:tcPr>
            <w:tcW w:w="4111" w:type="dxa"/>
            <w:tcBorders>
              <w:top w:val="single" w:sz="4" w:space="0" w:color="auto"/>
              <w:left w:val="single" w:sz="4" w:space="0" w:color="auto"/>
              <w:bottom w:val="single" w:sz="4" w:space="0" w:color="auto"/>
              <w:right w:val="single" w:sz="4" w:space="0" w:color="auto"/>
            </w:tcBorders>
            <w:vAlign w:val="center"/>
          </w:tcPr>
          <w:p w14:paraId="511FA2E8"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Forma de traslado</w:t>
            </w:r>
          </w:p>
        </w:tc>
        <w:tc>
          <w:tcPr>
            <w:tcW w:w="5255" w:type="dxa"/>
            <w:tcBorders>
              <w:top w:val="single" w:sz="4" w:space="0" w:color="auto"/>
              <w:left w:val="single" w:sz="4" w:space="0" w:color="auto"/>
              <w:bottom w:val="single" w:sz="4" w:space="0" w:color="auto"/>
            </w:tcBorders>
          </w:tcPr>
          <w:p w14:paraId="45B97A25"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desglosa del número total contrarreferencias, el medio de transporte utilizado para realizar el traslado, siendo las opciones: autobús, ambulancia, automóvil o aéreo</w:t>
            </w:r>
          </w:p>
        </w:tc>
      </w:tr>
      <w:tr w:rsidR="0090016C" w:rsidRPr="00BF16C3" w14:paraId="4521FC2E"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DB0EB43"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12</w:t>
            </w:r>
          </w:p>
        </w:tc>
        <w:tc>
          <w:tcPr>
            <w:tcW w:w="4111" w:type="dxa"/>
            <w:tcBorders>
              <w:top w:val="single" w:sz="4" w:space="0" w:color="auto"/>
              <w:left w:val="single" w:sz="4" w:space="0" w:color="auto"/>
              <w:bottom w:val="single" w:sz="4" w:space="0" w:color="auto"/>
              <w:right w:val="single" w:sz="4" w:space="0" w:color="auto"/>
            </w:tcBorders>
            <w:vAlign w:val="center"/>
          </w:tcPr>
          <w:p w14:paraId="673E41A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responsable del llenado</w:t>
            </w:r>
          </w:p>
        </w:tc>
        <w:tc>
          <w:tcPr>
            <w:tcW w:w="5255" w:type="dxa"/>
            <w:tcBorders>
              <w:top w:val="single" w:sz="4" w:space="0" w:color="auto"/>
              <w:left w:val="single" w:sz="4" w:space="0" w:color="auto"/>
              <w:bottom w:val="single" w:sz="4" w:space="0" w:color="auto"/>
            </w:tcBorders>
          </w:tcPr>
          <w:p w14:paraId="5A6A8FF8"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responsable del programa SIRECO en el Hospital Regional y posterior a la impresión del informe se deberá firmar por el mismo.</w:t>
            </w:r>
          </w:p>
        </w:tc>
      </w:tr>
      <w:tr w:rsidR="0090016C" w:rsidRPr="00BF16C3" w14:paraId="48C3F4A6"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3D4377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13</w:t>
            </w:r>
          </w:p>
        </w:tc>
        <w:tc>
          <w:tcPr>
            <w:tcW w:w="4111" w:type="dxa"/>
            <w:tcBorders>
              <w:top w:val="single" w:sz="4" w:space="0" w:color="auto"/>
              <w:left w:val="single" w:sz="4" w:space="0" w:color="auto"/>
              <w:bottom w:val="single" w:sz="4" w:space="0" w:color="auto"/>
              <w:right w:val="single" w:sz="4" w:space="0" w:color="auto"/>
            </w:tcBorders>
            <w:vAlign w:val="center"/>
          </w:tcPr>
          <w:p w14:paraId="3F5FD5DF"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director del hospital</w:t>
            </w:r>
          </w:p>
        </w:tc>
        <w:tc>
          <w:tcPr>
            <w:tcW w:w="5255" w:type="dxa"/>
            <w:tcBorders>
              <w:top w:val="single" w:sz="4" w:space="0" w:color="auto"/>
              <w:left w:val="single" w:sz="4" w:space="0" w:color="auto"/>
              <w:bottom w:val="single" w:sz="4" w:space="0" w:color="auto"/>
            </w:tcBorders>
          </w:tcPr>
          <w:p w14:paraId="5A9CB476"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del director del Hospital Regional y posterior a la impresión del informe se deberá firmar por el mismo.</w:t>
            </w:r>
          </w:p>
        </w:tc>
      </w:tr>
    </w:tbl>
    <w:p w14:paraId="208D5FB8" w14:textId="77777777" w:rsidR="0090016C" w:rsidRPr="00BF16C3" w:rsidRDefault="0090016C" w:rsidP="0090016C">
      <w:pPr>
        <w:jc w:val="both"/>
        <w:rPr>
          <w:rFonts w:ascii="Montserrat" w:hAnsi="Montserrat" w:cs="Arial"/>
        </w:rPr>
      </w:pPr>
    </w:p>
    <w:p w14:paraId="6A9DE065" w14:textId="77777777" w:rsidR="0090016C" w:rsidRPr="00BF16C3" w:rsidRDefault="0090016C" w:rsidP="0090016C">
      <w:pPr>
        <w:rPr>
          <w:rFonts w:ascii="Montserrat" w:hAnsi="Montserrat" w:cs="Arial"/>
          <w:i/>
          <w:iCs/>
          <w:color w:val="000000"/>
          <w:kern w:val="24"/>
          <w:sz w:val="20"/>
          <w:szCs w:val="20"/>
        </w:rPr>
      </w:pPr>
    </w:p>
    <w:p w14:paraId="45B678A1" w14:textId="77777777" w:rsidR="0090016C" w:rsidRPr="00BF16C3" w:rsidRDefault="0090016C" w:rsidP="0090016C">
      <w:pPr>
        <w:jc w:val="both"/>
        <w:rPr>
          <w:rFonts w:ascii="Montserrat" w:hAnsi="Montserrat" w:cs="Arial"/>
          <w:i/>
          <w:iCs/>
          <w:color w:val="000000"/>
          <w:kern w:val="24"/>
        </w:rPr>
      </w:pPr>
      <w:r w:rsidRPr="00BF16C3">
        <w:rPr>
          <w:rFonts w:ascii="Montserrat" w:hAnsi="Montserrat" w:cs="Arial"/>
          <w:i/>
          <w:iCs/>
          <w:color w:val="000000"/>
          <w:kern w:val="24"/>
          <w:sz w:val="20"/>
          <w:szCs w:val="20"/>
        </w:rPr>
        <w:t xml:space="preserve">* Se entiende a la </w:t>
      </w:r>
      <w:r w:rsidRPr="00BF16C3">
        <w:rPr>
          <w:rFonts w:ascii="Montserrat" w:hAnsi="Montserrat" w:cs="Arial"/>
          <w:b/>
          <w:bCs/>
          <w:i/>
          <w:iCs/>
          <w:color w:val="000000"/>
          <w:kern w:val="24"/>
          <w:sz w:val="20"/>
          <w:szCs w:val="20"/>
        </w:rPr>
        <w:t xml:space="preserve">consulta externa </w:t>
      </w:r>
      <w:r w:rsidRPr="00BF16C3">
        <w:rPr>
          <w:rFonts w:ascii="Montserrat" w:hAnsi="Montserrat" w:cs="Arial"/>
          <w:i/>
          <w:iCs/>
          <w:color w:val="000000"/>
          <w:kern w:val="24"/>
          <w:sz w:val="20"/>
          <w:szCs w:val="20"/>
        </w:rPr>
        <w:t xml:space="preserve">como la atención médica que otorga un médico a los pacientes ambulatorios, la cual consiste en realizar un interrogatorio y exploración física, a fin de integrar un diagnóstico. </w:t>
      </w:r>
      <w:r w:rsidRPr="00BF16C3">
        <w:rPr>
          <w:rFonts w:ascii="Montserrat" w:hAnsi="Montserrat" w:cs="Arial"/>
          <w:b/>
          <w:bCs/>
          <w:i/>
          <w:iCs/>
          <w:color w:val="000000"/>
          <w:kern w:val="24"/>
          <w:sz w:val="20"/>
          <w:szCs w:val="20"/>
        </w:rPr>
        <w:t>Otros servicios</w:t>
      </w:r>
      <w:r w:rsidRPr="00BF16C3">
        <w:rPr>
          <w:rFonts w:ascii="Montserrat" w:hAnsi="Montserrat" w:cs="Arial"/>
          <w:i/>
          <w:iCs/>
          <w:color w:val="000000"/>
          <w:kern w:val="24"/>
          <w:sz w:val="20"/>
          <w:szCs w:val="20"/>
        </w:rPr>
        <w:t xml:space="preserve"> todos los auxiliares de diagnóstico y tratamiento, pacientes atendidos por urgencias o admisión continua.</w:t>
      </w:r>
    </w:p>
    <w:p w14:paraId="043E8E96" w14:textId="77777777" w:rsidR="0090016C" w:rsidRPr="00BF16C3" w:rsidRDefault="0090016C" w:rsidP="0090016C">
      <w:pPr>
        <w:jc w:val="both"/>
        <w:rPr>
          <w:rFonts w:ascii="Montserrat" w:hAnsi="Montserrat" w:cs="Arial"/>
          <w:i/>
          <w:iCs/>
          <w:color w:val="000000"/>
          <w:kern w:val="24"/>
          <w:sz w:val="20"/>
          <w:szCs w:val="20"/>
        </w:rPr>
      </w:pPr>
      <w:r w:rsidRPr="00BF16C3">
        <w:rPr>
          <w:rFonts w:ascii="Montserrat" w:hAnsi="Montserrat" w:cs="Arial"/>
          <w:i/>
          <w:iCs/>
          <w:color w:val="000000"/>
          <w:kern w:val="24"/>
          <w:sz w:val="20"/>
          <w:szCs w:val="20"/>
        </w:rPr>
        <w:t>** Se entiende como congruencia diagnóstica a la concordancia que existe entre el cuadro clínico, el diagnóstico y el tratamiento del paciente, desde la primera atención hasta la solución y/o control del problema médico que motivó la atención.</w:t>
      </w:r>
    </w:p>
    <w:p w14:paraId="6EF0B8A7" w14:textId="77777777" w:rsidR="0090016C" w:rsidRPr="00BF16C3" w:rsidRDefault="0090016C" w:rsidP="0090016C">
      <w:pPr>
        <w:jc w:val="both"/>
        <w:rPr>
          <w:rFonts w:ascii="Montserrat" w:hAnsi="Montserrat" w:cs="Arial"/>
          <w:i/>
          <w:iCs/>
          <w:color w:val="000000"/>
          <w:kern w:val="24"/>
          <w:sz w:val="20"/>
          <w:szCs w:val="20"/>
        </w:rPr>
      </w:pPr>
    </w:p>
    <w:p w14:paraId="23E8C64C" w14:textId="77777777" w:rsidR="0090016C" w:rsidRPr="00BF16C3" w:rsidRDefault="0090016C" w:rsidP="0090016C">
      <w:pPr>
        <w:jc w:val="both"/>
        <w:rPr>
          <w:rFonts w:ascii="Montserrat" w:hAnsi="Montserrat" w:cs="Arial"/>
          <w:i/>
          <w:iCs/>
          <w:color w:val="000000"/>
          <w:kern w:val="24"/>
          <w:sz w:val="20"/>
          <w:szCs w:val="20"/>
        </w:rPr>
      </w:pPr>
    </w:p>
    <w:p w14:paraId="340C0D2E" w14:textId="77777777" w:rsidR="00C10003" w:rsidRDefault="00C10003">
      <w:pPr>
        <w:rPr>
          <w:rFonts w:ascii="Montserrat" w:hAnsi="Montserrat" w:cs="Arial"/>
          <w:b/>
          <w:sz w:val="20"/>
          <w:szCs w:val="20"/>
        </w:rPr>
      </w:pPr>
      <w:r>
        <w:rPr>
          <w:rFonts w:ascii="Montserrat" w:hAnsi="Montserrat" w:cs="Arial"/>
          <w:b/>
          <w:sz w:val="20"/>
          <w:szCs w:val="20"/>
        </w:rPr>
        <w:br w:type="page"/>
      </w:r>
    </w:p>
    <w:p w14:paraId="4D6260B2" w14:textId="77777777" w:rsidR="0090016C" w:rsidRPr="00BF16C3" w:rsidRDefault="0090016C" w:rsidP="0090016C">
      <w:pPr>
        <w:jc w:val="both"/>
        <w:rPr>
          <w:rFonts w:ascii="Montserrat" w:hAnsi="Montserrat" w:cs="Arial"/>
        </w:rPr>
      </w:pPr>
      <w:r w:rsidRPr="00BF16C3">
        <w:rPr>
          <w:rFonts w:ascii="Montserrat" w:hAnsi="Montserrat" w:cs="Arial"/>
          <w:b/>
          <w:sz w:val="20"/>
          <w:szCs w:val="20"/>
        </w:rPr>
        <w:lastRenderedPageBreak/>
        <w:t>Anexo 10. Formato PTM-4 Telemedicina</w:t>
      </w:r>
    </w:p>
    <w:p w14:paraId="52247557" w14:textId="77777777" w:rsidR="0090016C" w:rsidRPr="00BF16C3" w:rsidRDefault="0090016C" w:rsidP="0090016C">
      <w:pPr>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inline distT="0" distB="0" distL="0" distR="0" wp14:anchorId="08AF38BB" wp14:editId="4520257D">
            <wp:extent cx="6590030" cy="36271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90030" cy="3627120"/>
                    </a:xfrm>
                    <a:prstGeom prst="rect">
                      <a:avLst/>
                    </a:prstGeom>
                    <a:noFill/>
                  </pic:spPr>
                </pic:pic>
              </a:graphicData>
            </a:graphic>
          </wp:inline>
        </w:drawing>
      </w:r>
      <w:r w:rsidRPr="00BF16C3">
        <w:rPr>
          <w:rFonts w:ascii="Montserrat" w:hAnsi="Montserrat" w:cs="Arial"/>
          <w:iCs/>
          <w:noProof/>
          <w:color w:val="000000"/>
          <w:kern w:val="24"/>
          <w:sz w:val="20"/>
          <w:szCs w:val="20"/>
          <w:lang w:val="es-MX" w:eastAsia="es-MX"/>
        </w:rPr>
        <w:drawing>
          <wp:inline distT="0" distB="0" distL="0" distR="0" wp14:anchorId="7D4B1827" wp14:editId="44EA9803">
            <wp:extent cx="6559550" cy="2908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59550" cy="2908300"/>
                    </a:xfrm>
                    <a:prstGeom prst="rect">
                      <a:avLst/>
                    </a:prstGeom>
                    <a:noFill/>
                  </pic:spPr>
                </pic:pic>
              </a:graphicData>
            </a:graphic>
          </wp:inline>
        </w:drawing>
      </w:r>
    </w:p>
    <w:p w14:paraId="5BB65AED" w14:textId="77777777" w:rsidR="0090016C" w:rsidRPr="00BF16C3" w:rsidRDefault="0090016C" w:rsidP="0090016C">
      <w:pPr>
        <w:tabs>
          <w:tab w:val="left" w:pos="1590"/>
        </w:tabs>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63360" behindDoc="0" locked="0" layoutInCell="1" allowOverlap="1" wp14:anchorId="76D69110" wp14:editId="338F83FE">
            <wp:simplePos x="0" y="0"/>
            <wp:positionH relativeFrom="column">
              <wp:posOffset>3603625</wp:posOffset>
            </wp:positionH>
            <wp:positionV relativeFrom="paragraph">
              <wp:posOffset>200025</wp:posOffset>
            </wp:positionV>
            <wp:extent cx="2221230" cy="426085"/>
            <wp:effectExtent l="190500" t="190500" r="198120" b="18351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4445" t="43628" r="50441" b="44398"/>
                    <a:stretch/>
                  </pic:blipFill>
                  <pic:spPr bwMode="auto">
                    <a:xfrm>
                      <a:off x="0" y="0"/>
                      <a:ext cx="2221230" cy="4260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62336" behindDoc="0" locked="0" layoutInCell="1" allowOverlap="1" wp14:anchorId="2087A408" wp14:editId="698BCEF5">
            <wp:simplePos x="0" y="0"/>
            <wp:positionH relativeFrom="column">
              <wp:posOffset>109220</wp:posOffset>
            </wp:positionH>
            <wp:positionV relativeFrom="paragraph">
              <wp:posOffset>200025</wp:posOffset>
            </wp:positionV>
            <wp:extent cx="2872226" cy="1104900"/>
            <wp:effectExtent l="190500" t="190500" r="194945" b="19050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6734" t="35754" r="47885" b="33210"/>
                    <a:stretch/>
                  </pic:blipFill>
                  <pic:spPr bwMode="auto">
                    <a:xfrm>
                      <a:off x="0" y="0"/>
                      <a:ext cx="2872226" cy="1104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7DCB2B82"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76510C44"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1E50783A"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102115BA"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604B2D13"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3F0D2E0F" w14:textId="77777777" w:rsidR="0090016C" w:rsidRPr="00BF16C3" w:rsidRDefault="0090016C" w:rsidP="0090016C">
      <w:pPr>
        <w:tabs>
          <w:tab w:val="left" w:pos="1590"/>
        </w:tabs>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64384" behindDoc="0" locked="0" layoutInCell="1" allowOverlap="1" wp14:anchorId="0B7AE0C9" wp14:editId="4A102C99">
            <wp:simplePos x="0" y="0"/>
            <wp:positionH relativeFrom="column">
              <wp:posOffset>91440</wp:posOffset>
            </wp:positionH>
            <wp:positionV relativeFrom="paragraph">
              <wp:posOffset>208915</wp:posOffset>
            </wp:positionV>
            <wp:extent cx="1923415" cy="1087755"/>
            <wp:effectExtent l="190500" t="190500" r="191135" b="18859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48027" t="34494" r="21560" b="34916"/>
                    <a:stretch/>
                  </pic:blipFill>
                  <pic:spPr bwMode="auto">
                    <a:xfrm>
                      <a:off x="0" y="0"/>
                      <a:ext cx="1923415" cy="10877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65408" behindDoc="0" locked="0" layoutInCell="1" allowOverlap="1" wp14:anchorId="2D8EFC83" wp14:editId="1F38332E">
            <wp:simplePos x="0" y="0"/>
            <wp:positionH relativeFrom="column">
              <wp:posOffset>3456305</wp:posOffset>
            </wp:positionH>
            <wp:positionV relativeFrom="paragraph">
              <wp:posOffset>208915</wp:posOffset>
            </wp:positionV>
            <wp:extent cx="2596273" cy="415126"/>
            <wp:effectExtent l="190500" t="190500" r="185420" b="1949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47852" t="40478" r="11127" b="47861"/>
                    <a:stretch/>
                  </pic:blipFill>
                  <pic:spPr bwMode="auto">
                    <a:xfrm>
                      <a:off x="0" y="0"/>
                      <a:ext cx="2596273" cy="4151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anchor>
        </w:drawing>
      </w:r>
    </w:p>
    <w:p w14:paraId="77ACCE76"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3B797CFA"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3EBC6341"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5C3885AF"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7F6D78F1"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25C5A4BF" w14:textId="77777777" w:rsidR="0090016C" w:rsidRPr="00BF16C3" w:rsidRDefault="0090016C" w:rsidP="0090016C">
      <w:pPr>
        <w:tabs>
          <w:tab w:val="left" w:pos="1590"/>
        </w:tabs>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66432" behindDoc="0" locked="0" layoutInCell="1" allowOverlap="1" wp14:anchorId="1EA4995B" wp14:editId="5F60CA27">
            <wp:simplePos x="0" y="0"/>
            <wp:positionH relativeFrom="column">
              <wp:posOffset>2461895</wp:posOffset>
            </wp:positionH>
            <wp:positionV relativeFrom="paragraph">
              <wp:posOffset>1678305</wp:posOffset>
            </wp:positionV>
            <wp:extent cx="647065" cy="1031240"/>
            <wp:effectExtent l="190500" t="190500" r="191135" b="18796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88435" t="54969" r="1332" b="16041"/>
                    <a:stretch/>
                  </pic:blipFill>
                  <pic:spPr bwMode="auto">
                    <a:xfrm>
                      <a:off x="0" y="0"/>
                      <a:ext cx="647065" cy="10312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71552" behindDoc="0" locked="0" layoutInCell="1" allowOverlap="1" wp14:anchorId="189C0D74" wp14:editId="7AF335B8">
            <wp:simplePos x="0" y="0"/>
            <wp:positionH relativeFrom="column">
              <wp:posOffset>146050</wp:posOffset>
            </wp:positionH>
            <wp:positionV relativeFrom="paragraph">
              <wp:posOffset>1678305</wp:posOffset>
            </wp:positionV>
            <wp:extent cx="1222889" cy="1030605"/>
            <wp:effectExtent l="190500" t="190500" r="187325" b="188595"/>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69099" t="54969" r="11552" b="16041"/>
                    <a:stretch/>
                  </pic:blipFill>
                  <pic:spPr bwMode="auto">
                    <a:xfrm>
                      <a:off x="0" y="0"/>
                      <a:ext cx="1222889" cy="1030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68480" behindDoc="0" locked="0" layoutInCell="1" allowOverlap="1" wp14:anchorId="267D7E83" wp14:editId="03A563D3">
            <wp:simplePos x="0" y="0"/>
            <wp:positionH relativeFrom="column">
              <wp:posOffset>3899535</wp:posOffset>
            </wp:positionH>
            <wp:positionV relativeFrom="paragraph">
              <wp:posOffset>139700</wp:posOffset>
            </wp:positionV>
            <wp:extent cx="740410" cy="1030605"/>
            <wp:effectExtent l="190500" t="190500" r="193040" b="18859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50559" t="54969" r="37731" b="16041"/>
                    <a:stretch/>
                  </pic:blipFill>
                  <pic:spPr bwMode="auto">
                    <a:xfrm>
                      <a:off x="0" y="0"/>
                      <a:ext cx="740410" cy="103060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67456" behindDoc="0" locked="0" layoutInCell="1" allowOverlap="1" wp14:anchorId="27BFD5E3" wp14:editId="55219030">
            <wp:simplePos x="0" y="0"/>
            <wp:positionH relativeFrom="column">
              <wp:posOffset>5043805</wp:posOffset>
            </wp:positionH>
            <wp:positionV relativeFrom="paragraph">
              <wp:posOffset>139700</wp:posOffset>
            </wp:positionV>
            <wp:extent cx="437515" cy="1031240"/>
            <wp:effectExtent l="190500" t="190500" r="191135" b="18796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62179" t="54969" r="30902" b="16041"/>
                    <a:stretch/>
                  </pic:blipFill>
                  <pic:spPr bwMode="auto">
                    <a:xfrm>
                      <a:off x="0" y="0"/>
                      <a:ext cx="437515" cy="10312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70528" behindDoc="0" locked="0" layoutInCell="1" allowOverlap="1" wp14:anchorId="2D1E311C" wp14:editId="37FF3859">
            <wp:simplePos x="0" y="0"/>
            <wp:positionH relativeFrom="column">
              <wp:posOffset>138430</wp:posOffset>
            </wp:positionH>
            <wp:positionV relativeFrom="paragraph">
              <wp:posOffset>139700</wp:posOffset>
            </wp:positionV>
            <wp:extent cx="1896110" cy="885825"/>
            <wp:effectExtent l="190500" t="190500" r="199390" b="200025"/>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014" t="54969" r="67004" b="20114"/>
                    <a:stretch/>
                  </pic:blipFill>
                  <pic:spPr bwMode="auto">
                    <a:xfrm>
                      <a:off x="0" y="0"/>
                      <a:ext cx="1896110" cy="8858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69504" behindDoc="0" locked="0" layoutInCell="1" allowOverlap="1" wp14:anchorId="3BB792FB" wp14:editId="512FF60D">
            <wp:simplePos x="0" y="0"/>
            <wp:positionH relativeFrom="column">
              <wp:posOffset>2336165</wp:posOffset>
            </wp:positionH>
            <wp:positionV relativeFrom="paragraph">
              <wp:posOffset>139700</wp:posOffset>
            </wp:positionV>
            <wp:extent cx="1104900" cy="1031240"/>
            <wp:effectExtent l="190500" t="190500" r="190500" b="18796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33173" t="54969" r="49350" b="16041"/>
                    <a:stretch/>
                  </pic:blipFill>
                  <pic:spPr bwMode="auto">
                    <a:xfrm>
                      <a:off x="0" y="0"/>
                      <a:ext cx="1104900" cy="10312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2A4DFC25"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0CCED93B"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76707257"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52DF5F80"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5E5FA0EB" w14:textId="77777777" w:rsidR="0090016C" w:rsidRPr="00BF16C3" w:rsidRDefault="0090016C" w:rsidP="0090016C">
      <w:pPr>
        <w:tabs>
          <w:tab w:val="left" w:pos="1590"/>
        </w:tabs>
        <w:jc w:val="both"/>
        <w:rPr>
          <w:rFonts w:ascii="Montserrat" w:hAnsi="Montserrat" w:cs="Arial"/>
          <w:iCs/>
          <w:color w:val="000000"/>
          <w:kern w:val="24"/>
          <w:sz w:val="20"/>
          <w:szCs w:val="20"/>
        </w:rPr>
      </w:pPr>
    </w:p>
    <w:p w14:paraId="15AD3509" w14:textId="77777777" w:rsidR="0090016C" w:rsidRPr="00BF16C3" w:rsidRDefault="0090016C" w:rsidP="0090016C">
      <w:pPr>
        <w:tabs>
          <w:tab w:val="left" w:pos="1590"/>
        </w:tabs>
        <w:jc w:val="both"/>
        <w:rPr>
          <w:rFonts w:ascii="Montserrat" w:hAnsi="Montserrat" w:cs="Arial"/>
          <w:iCs/>
          <w:color w:val="000000"/>
          <w:kern w:val="24"/>
          <w:sz w:val="20"/>
          <w:szCs w:val="20"/>
        </w:rPr>
      </w:pPr>
      <w:r w:rsidRPr="00BF16C3">
        <w:rPr>
          <w:rFonts w:ascii="Montserrat" w:hAnsi="Montserrat" w:cs="Arial"/>
          <w:iCs/>
          <w:color w:val="000000"/>
          <w:kern w:val="24"/>
          <w:sz w:val="20"/>
          <w:szCs w:val="20"/>
        </w:rPr>
        <w:tab/>
      </w:r>
    </w:p>
    <w:p w14:paraId="30D84FB2" w14:textId="77777777" w:rsidR="0090016C" w:rsidRPr="00BF16C3" w:rsidRDefault="0090016C" w:rsidP="0090016C">
      <w:pPr>
        <w:jc w:val="both"/>
        <w:rPr>
          <w:rFonts w:ascii="Montserrat" w:hAnsi="Montserrat" w:cs="Arial"/>
          <w:iCs/>
          <w:color w:val="000000"/>
          <w:kern w:val="24"/>
          <w:sz w:val="20"/>
          <w:szCs w:val="20"/>
        </w:rPr>
      </w:pPr>
    </w:p>
    <w:p w14:paraId="757626B1" w14:textId="77777777" w:rsidR="0090016C" w:rsidRPr="00BF16C3" w:rsidRDefault="0090016C" w:rsidP="0090016C">
      <w:pPr>
        <w:jc w:val="both"/>
        <w:rPr>
          <w:rFonts w:ascii="Montserrat" w:hAnsi="Montserrat" w:cs="Arial"/>
          <w:iCs/>
          <w:color w:val="000000"/>
          <w:kern w:val="24"/>
          <w:sz w:val="20"/>
          <w:szCs w:val="20"/>
        </w:rPr>
      </w:pPr>
    </w:p>
    <w:p w14:paraId="50B75BFF" w14:textId="77777777" w:rsidR="0090016C" w:rsidRPr="00BF16C3" w:rsidRDefault="0090016C" w:rsidP="0090016C">
      <w:pPr>
        <w:jc w:val="both"/>
        <w:rPr>
          <w:rFonts w:ascii="Montserrat" w:hAnsi="Montserrat" w:cs="Arial"/>
          <w:iCs/>
          <w:color w:val="000000"/>
          <w:kern w:val="24"/>
          <w:sz w:val="20"/>
          <w:szCs w:val="20"/>
        </w:rPr>
      </w:pPr>
    </w:p>
    <w:p w14:paraId="25511DAE" w14:textId="77777777" w:rsidR="0090016C" w:rsidRPr="00BF16C3" w:rsidRDefault="0090016C" w:rsidP="0090016C">
      <w:pPr>
        <w:jc w:val="both"/>
        <w:rPr>
          <w:rFonts w:ascii="Montserrat" w:hAnsi="Montserrat" w:cs="Arial"/>
          <w:iCs/>
          <w:color w:val="000000"/>
          <w:kern w:val="24"/>
          <w:sz w:val="20"/>
          <w:szCs w:val="20"/>
        </w:rPr>
      </w:pPr>
    </w:p>
    <w:p w14:paraId="33EC6019" w14:textId="77777777" w:rsidR="0090016C" w:rsidRPr="00BF16C3" w:rsidRDefault="0090016C" w:rsidP="0090016C">
      <w:pPr>
        <w:jc w:val="both"/>
        <w:rPr>
          <w:rFonts w:ascii="Montserrat" w:hAnsi="Montserrat" w:cs="Arial"/>
          <w:iCs/>
          <w:color w:val="000000"/>
          <w:kern w:val="24"/>
          <w:sz w:val="20"/>
          <w:szCs w:val="20"/>
        </w:rPr>
      </w:pPr>
    </w:p>
    <w:p w14:paraId="0E2F684A" w14:textId="77777777" w:rsidR="0090016C" w:rsidRPr="00BF16C3" w:rsidRDefault="0090016C" w:rsidP="0090016C">
      <w:pPr>
        <w:jc w:val="both"/>
        <w:rPr>
          <w:rFonts w:ascii="Montserrat" w:hAnsi="Montserrat" w:cs="Arial"/>
          <w:iCs/>
          <w:color w:val="000000"/>
          <w:kern w:val="24"/>
          <w:sz w:val="20"/>
          <w:szCs w:val="20"/>
        </w:rPr>
      </w:pPr>
    </w:p>
    <w:p w14:paraId="4BC0A41E" w14:textId="77777777" w:rsidR="0090016C" w:rsidRPr="00BF16C3" w:rsidRDefault="0090016C" w:rsidP="0090016C">
      <w:pPr>
        <w:jc w:val="both"/>
        <w:rPr>
          <w:rFonts w:ascii="Montserrat" w:hAnsi="Montserrat" w:cs="Arial"/>
          <w:iCs/>
          <w:color w:val="000000"/>
          <w:kern w:val="24"/>
          <w:sz w:val="20"/>
          <w:szCs w:val="20"/>
        </w:rPr>
      </w:pPr>
    </w:p>
    <w:p w14:paraId="3864E672" w14:textId="77777777" w:rsidR="0090016C" w:rsidRPr="00BF16C3" w:rsidRDefault="0090016C" w:rsidP="0090016C">
      <w:pPr>
        <w:jc w:val="both"/>
        <w:rPr>
          <w:rFonts w:ascii="Montserrat" w:hAnsi="Montserrat" w:cs="Arial"/>
          <w:iCs/>
          <w:color w:val="000000"/>
          <w:kern w:val="24"/>
          <w:sz w:val="20"/>
          <w:szCs w:val="20"/>
        </w:rPr>
      </w:pPr>
    </w:p>
    <w:p w14:paraId="11E96B33" w14:textId="77777777" w:rsidR="0090016C" w:rsidRPr="00BF16C3" w:rsidRDefault="0090016C" w:rsidP="0090016C">
      <w:pPr>
        <w:jc w:val="both"/>
        <w:rPr>
          <w:rFonts w:ascii="Montserrat" w:hAnsi="Montserrat" w:cs="Arial"/>
          <w:iCs/>
          <w:color w:val="000000"/>
          <w:kern w:val="24"/>
          <w:sz w:val="20"/>
          <w:szCs w:val="20"/>
        </w:rPr>
      </w:pPr>
    </w:p>
    <w:p w14:paraId="42C23774" w14:textId="77777777" w:rsidR="0090016C" w:rsidRPr="00BF16C3" w:rsidRDefault="0090016C" w:rsidP="0090016C">
      <w:pPr>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72576" behindDoc="0" locked="0" layoutInCell="1" allowOverlap="1" wp14:anchorId="519C98FD" wp14:editId="7FA60C14">
            <wp:simplePos x="0" y="0"/>
            <wp:positionH relativeFrom="column">
              <wp:posOffset>297252</wp:posOffset>
            </wp:positionH>
            <wp:positionV relativeFrom="paragraph">
              <wp:posOffset>7620</wp:posOffset>
            </wp:positionV>
            <wp:extent cx="1155939" cy="1513036"/>
            <wp:effectExtent l="190500" t="190500" r="196850" b="18288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12405" t="56674" r="75735" b="15711"/>
                    <a:stretch/>
                  </pic:blipFill>
                  <pic:spPr bwMode="auto">
                    <a:xfrm>
                      <a:off x="0" y="0"/>
                      <a:ext cx="1155939" cy="151303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73600" behindDoc="0" locked="0" layoutInCell="1" allowOverlap="1" wp14:anchorId="202A6A3B" wp14:editId="163A22CB">
            <wp:simplePos x="0" y="0"/>
            <wp:positionH relativeFrom="column">
              <wp:posOffset>2341749</wp:posOffset>
            </wp:positionH>
            <wp:positionV relativeFrom="paragraph">
              <wp:posOffset>7620</wp:posOffset>
            </wp:positionV>
            <wp:extent cx="1431985" cy="1509900"/>
            <wp:effectExtent l="190500" t="190500" r="187325" b="186055"/>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23993" t="56674" r="61276" b="15711"/>
                    <a:stretch/>
                  </pic:blipFill>
                  <pic:spPr bwMode="auto">
                    <a:xfrm>
                      <a:off x="0" y="0"/>
                      <a:ext cx="1431985" cy="1509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74624" behindDoc="0" locked="0" layoutInCell="1" allowOverlap="1" wp14:anchorId="4F55728D" wp14:editId="1C187CE4">
            <wp:simplePos x="0" y="0"/>
            <wp:positionH relativeFrom="column">
              <wp:posOffset>4592200</wp:posOffset>
            </wp:positionH>
            <wp:positionV relativeFrom="paragraph">
              <wp:posOffset>7620</wp:posOffset>
            </wp:positionV>
            <wp:extent cx="1285336" cy="1558055"/>
            <wp:effectExtent l="190500" t="190500" r="181610" b="194945"/>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38715" t="56674" r="48470" b="15711"/>
                    <a:stretch/>
                  </pic:blipFill>
                  <pic:spPr bwMode="auto">
                    <a:xfrm>
                      <a:off x="0" y="0"/>
                      <a:ext cx="1285336" cy="155805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D63243" w14:textId="77777777" w:rsidR="0090016C" w:rsidRPr="00BF16C3" w:rsidRDefault="0090016C" w:rsidP="0090016C">
      <w:pPr>
        <w:jc w:val="both"/>
        <w:rPr>
          <w:rFonts w:ascii="Montserrat" w:hAnsi="Montserrat" w:cs="Arial"/>
          <w:iCs/>
          <w:color w:val="000000"/>
          <w:kern w:val="24"/>
          <w:sz w:val="20"/>
          <w:szCs w:val="20"/>
        </w:rPr>
      </w:pPr>
    </w:p>
    <w:p w14:paraId="4752F501" w14:textId="77777777" w:rsidR="0090016C" w:rsidRPr="00BF16C3" w:rsidRDefault="0090016C" w:rsidP="0090016C">
      <w:pPr>
        <w:jc w:val="both"/>
        <w:rPr>
          <w:rFonts w:ascii="Montserrat" w:hAnsi="Montserrat" w:cs="Arial"/>
          <w:iCs/>
          <w:color w:val="000000"/>
          <w:kern w:val="24"/>
          <w:sz w:val="20"/>
          <w:szCs w:val="20"/>
        </w:rPr>
      </w:pPr>
    </w:p>
    <w:p w14:paraId="548DF7D6" w14:textId="77777777" w:rsidR="0090016C" w:rsidRPr="00BF16C3" w:rsidRDefault="0090016C" w:rsidP="0090016C">
      <w:pPr>
        <w:jc w:val="both"/>
        <w:rPr>
          <w:rFonts w:ascii="Montserrat" w:hAnsi="Montserrat" w:cs="Arial"/>
          <w:iCs/>
          <w:color w:val="000000"/>
          <w:kern w:val="24"/>
          <w:sz w:val="20"/>
          <w:szCs w:val="20"/>
        </w:rPr>
      </w:pPr>
    </w:p>
    <w:p w14:paraId="6569A9BA" w14:textId="77777777" w:rsidR="0090016C" w:rsidRPr="00BF16C3" w:rsidRDefault="0090016C" w:rsidP="0090016C">
      <w:pPr>
        <w:jc w:val="both"/>
        <w:rPr>
          <w:rFonts w:ascii="Montserrat" w:hAnsi="Montserrat" w:cs="Arial"/>
          <w:iCs/>
          <w:color w:val="000000"/>
          <w:kern w:val="24"/>
          <w:sz w:val="20"/>
          <w:szCs w:val="20"/>
        </w:rPr>
      </w:pPr>
    </w:p>
    <w:p w14:paraId="21A12E5F" w14:textId="77777777" w:rsidR="0090016C" w:rsidRPr="00BF16C3" w:rsidRDefault="0090016C" w:rsidP="0090016C">
      <w:pPr>
        <w:jc w:val="both"/>
        <w:rPr>
          <w:rFonts w:ascii="Montserrat" w:hAnsi="Montserrat" w:cs="Arial"/>
          <w:iCs/>
          <w:color w:val="000000"/>
          <w:kern w:val="24"/>
          <w:sz w:val="20"/>
          <w:szCs w:val="20"/>
        </w:rPr>
      </w:pPr>
    </w:p>
    <w:p w14:paraId="3F7CB845" w14:textId="77777777" w:rsidR="0090016C" w:rsidRPr="00BF16C3" w:rsidRDefault="0090016C" w:rsidP="0090016C">
      <w:pPr>
        <w:jc w:val="both"/>
        <w:rPr>
          <w:rFonts w:ascii="Montserrat" w:hAnsi="Montserrat" w:cs="Arial"/>
          <w:iCs/>
          <w:color w:val="000000"/>
          <w:kern w:val="24"/>
          <w:sz w:val="20"/>
          <w:szCs w:val="20"/>
        </w:rPr>
      </w:pPr>
    </w:p>
    <w:p w14:paraId="2EB60D07" w14:textId="77777777" w:rsidR="0090016C" w:rsidRPr="00BF16C3" w:rsidRDefault="0090016C" w:rsidP="0090016C">
      <w:pPr>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76672" behindDoc="0" locked="0" layoutInCell="1" allowOverlap="1" wp14:anchorId="727BFF5B" wp14:editId="1A003FAB">
            <wp:simplePos x="0" y="0"/>
            <wp:positionH relativeFrom="margin">
              <wp:posOffset>305771</wp:posOffset>
            </wp:positionH>
            <wp:positionV relativeFrom="paragraph">
              <wp:posOffset>3810</wp:posOffset>
            </wp:positionV>
            <wp:extent cx="1026543" cy="1525727"/>
            <wp:effectExtent l="152400" t="152400" r="364490" b="36068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65434" t="56674" r="24115" b="15711"/>
                    <a:stretch/>
                  </pic:blipFill>
                  <pic:spPr bwMode="auto">
                    <a:xfrm>
                      <a:off x="0" y="0"/>
                      <a:ext cx="1026543" cy="15257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F16C3">
        <w:rPr>
          <w:rFonts w:ascii="Montserrat" w:hAnsi="Montserrat" w:cs="Arial"/>
          <w:iCs/>
          <w:noProof/>
          <w:color w:val="000000"/>
          <w:kern w:val="24"/>
          <w:sz w:val="20"/>
          <w:szCs w:val="20"/>
          <w:lang w:val="es-MX" w:eastAsia="es-MX"/>
        </w:rPr>
        <w:drawing>
          <wp:anchor distT="0" distB="0" distL="114300" distR="114300" simplePos="0" relativeHeight="251675648" behindDoc="0" locked="0" layoutInCell="1" allowOverlap="1" wp14:anchorId="16975578" wp14:editId="46B6A7F9">
            <wp:simplePos x="0" y="0"/>
            <wp:positionH relativeFrom="margin">
              <wp:posOffset>3624388</wp:posOffset>
            </wp:positionH>
            <wp:positionV relativeFrom="paragraph">
              <wp:posOffset>4229</wp:posOffset>
            </wp:positionV>
            <wp:extent cx="1250830" cy="1411209"/>
            <wp:effectExtent l="190500" t="190500" r="197485" b="18923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51665" t="56674" r="34563" b="15711"/>
                    <a:stretch/>
                  </pic:blipFill>
                  <pic:spPr bwMode="auto">
                    <a:xfrm>
                      <a:off x="0" y="0"/>
                      <a:ext cx="1250830" cy="141120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1E96D8" w14:textId="77777777" w:rsidR="0090016C" w:rsidRPr="00BF16C3" w:rsidRDefault="0090016C" w:rsidP="0090016C">
      <w:pPr>
        <w:jc w:val="both"/>
        <w:rPr>
          <w:rFonts w:ascii="Montserrat" w:hAnsi="Montserrat" w:cs="Arial"/>
          <w:iCs/>
          <w:color w:val="000000"/>
          <w:kern w:val="24"/>
          <w:sz w:val="20"/>
          <w:szCs w:val="20"/>
        </w:rPr>
      </w:pPr>
    </w:p>
    <w:p w14:paraId="458D9304" w14:textId="77777777" w:rsidR="0090016C" w:rsidRPr="00BF16C3" w:rsidRDefault="0090016C" w:rsidP="0090016C">
      <w:pPr>
        <w:jc w:val="both"/>
        <w:rPr>
          <w:rFonts w:ascii="Montserrat" w:hAnsi="Montserrat" w:cs="Arial"/>
          <w:iCs/>
          <w:color w:val="000000"/>
          <w:kern w:val="24"/>
          <w:sz w:val="20"/>
          <w:szCs w:val="20"/>
        </w:rPr>
      </w:pPr>
    </w:p>
    <w:p w14:paraId="634DE348" w14:textId="77777777" w:rsidR="0090016C" w:rsidRPr="00BF16C3" w:rsidRDefault="0090016C" w:rsidP="0090016C">
      <w:pPr>
        <w:jc w:val="both"/>
        <w:rPr>
          <w:rFonts w:ascii="Montserrat" w:hAnsi="Montserrat" w:cs="Arial"/>
          <w:iCs/>
          <w:color w:val="000000"/>
          <w:kern w:val="24"/>
          <w:sz w:val="20"/>
          <w:szCs w:val="20"/>
        </w:rPr>
      </w:pPr>
    </w:p>
    <w:p w14:paraId="3E153166" w14:textId="77777777" w:rsidR="0090016C" w:rsidRPr="00BF16C3" w:rsidRDefault="0090016C" w:rsidP="0090016C">
      <w:pPr>
        <w:jc w:val="both"/>
        <w:rPr>
          <w:rFonts w:ascii="Montserrat" w:hAnsi="Montserrat" w:cs="Arial"/>
          <w:iCs/>
          <w:color w:val="000000"/>
          <w:kern w:val="24"/>
          <w:sz w:val="20"/>
          <w:szCs w:val="20"/>
        </w:rPr>
      </w:pPr>
    </w:p>
    <w:p w14:paraId="4E14F3A4" w14:textId="77777777" w:rsidR="0090016C" w:rsidRPr="00BF16C3" w:rsidRDefault="0090016C" w:rsidP="0090016C">
      <w:pPr>
        <w:jc w:val="both"/>
        <w:rPr>
          <w:rFonts w:ascii="Montserrat" w:hAnsi="Montserrat" w:cs="Arial"/>
          <w:iCs/>
          <w:color w:val="000000"/>
          <w:kern w:val="24"/>
          <w:sz w:val="20"/>
          <w:szCs w:val="20"/>
        </w:rPr>
      </w:pPr>
    </w:p>
    <w:p w14:paraId="14D3AF66" w14:textId="77777777" w:rsidR="0090016C" w:rsidRPr="00BF16C3" w:rsidRDefault="0090016C" w:rsidP="0090016C">
      <w:pPr>
        <w:jc w:val="both"/>
        <w:rPr>
          <w:rFonts w:ascii="Montserrat" w:hAnsi="Montserrat" w:cs="Arial"/>
          <w:iCs/>
          <w:color w:val="000000"/>
          <w:kern w:val="24"/>
          <w:sz w:val="20"/>
          <w:szCs w:val="20"/>
        </w:rPr>
      </w:pPr>
      <w:r w:rsidRPr="00BF16C3">
        <w:rPr>
          <w:rFonts w:ascii="Montserrat" w:hAnsi="Montserrat" w:cs="Arial"/>
          <w:iCs/>
          <w:noProof/>
          <w:color w:val="000000"/>
          <w:kern w:val="24"/>
          <w:sz w:val="20"/>
          <w:szCs w:val="20"/>
          <w:lang w:val="es-MX" w:eastAsia="es-MX"/>
        </w:rPr>
        <w:drawing>
          <wp:anchor distT="0" distB="0" distL="114300" distR="114300" simplePos="0" relativeHeight="251677696" behindDoc="0" locked="0" layoutInCell="1" allowOverlap="1" wp14:anchorId="6856CAF4" wp14:editId="64B4E820">
            <wp:simplePos x="0" y="0"/>
            <wp:positionH relativeFrom="column">
              <wp:posOffset>-100965</wp:posOffset>
            </wp:positionH>
            <wp:positionV relativeFrom="paragraph">
              <wp:posOffset>231775</wp:posOffset>
            </wp:positionV>
            <wp:extent cx="6410325" cy="2672546"/>
            <wp:effectExtent l="190500" t="190500" r="180975" b="185420"/>
            <wp:wrapNone/>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363" t="28822" r="12403" b="22722"/>
                    <a:stretch/>
                  </pic:blipFill>
                  <pic:spPr bwMode="auto">
                    <a:xfrm>
                      <a:off x="0" y="0"/>
                      <a:ext cx="6420492" cy="267678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FCA736" w14:textId="77777777" w:rsidR="0090016C" w:rsidRPr="00BF16C3" w:rsidRDefault="0090016C" w:rsidP="0090016C">
      <w:pPr>
        <w:jc w:val="both"/>
        <w:rPr>
          <w:rFonts w:ascii="Montserrat" w:hAnsi="Montserrat" w:cs="Arial"/>
          <w:iCs/>
          <w:color w:val="000000"/>
          <w:kern w:val="24"/>
          <w:sz w:val="20"/>
          <w:szCs w:val="20"/>
        </w:rPr>
      </w:pPr>
    </w:p>
    <w:p w14:paraId="52A77D36" w14:textId="77777777" w:rsidR="0090016C" w:rsidRPr="00BF16C3" w:rsidRDefault="0090016C" w:rsidP="0090016C">
      <w:pPr>
        <w:jc w:val="both"/>
        <w:rPr>
          <w:rFonts w:ascii="Montserrat" w:hAnsi="Montserrat" w:cs="Arial"/>
          <w:iCs/>
          <w:color w:val="000000"/>
          <w:kern w:val="24"/>
          <w:sz w:val="20"/>
          <w:szCs w:val="20"/>
        </w:rPr>
      </w:pPr>
    </w:p>
    <w:p w14:paraId="7E7B5C1A" w14:textId="77777777" w:rsidR="0090016C" w:rsidRPr="00BF16C3" w:rsidRDefault="0090016C" w:rsidP="0090016C">
      <w:pPr>
        <w:jc w:val="both"/>
        <w:rPr>
          <w:rFonts w:ascii="Montserrat" w:hAnsi="Montserrat" w:cs="Arial"/>
          <w:iCs/>
          <w:color w:val="000000"/>
          <w:kern w:val="24"/>
          <w:sz w:val="20"/>
          <w:szCs w:val="20"/>
        </w:rPr>
      </w:pPr>
    </w:p>
    <w:p w14:paraId="5D894954" w14:textId="77777777" w:rsidR="0090016C" w:rsidRPr="00BF16C3" w:rsidRDefault="0090016C" w:rsidP="0090016C">
      <w:pPr>
        <w:jc w:val="both"/>
        <w:rPr>
          <w:rFonts w:ascii="Montserrat" w:hAnsi="Montserrat" w:cs="Arial"/>
          <w:iCs/>
          <w:color w:val="000000"/>
          <w:kern w:val="24"/>
          <w:sz w:val="20"/>
          <w:szCs w:val="20"/>
        </w:rPr>
      </w:pPr>
    </w:p>
    <w:p w14:paraId="76CF0D54" w14:textId="77777777" w:rsidR="0090016C" w:rsidRPr="00BF16C3" w:rsidRDefault="0090016C" w:rsidP="0090016C">
      <w:pPr>
        <w:jc w:val="both"/>
        <w:rPr>
          <w:rFonts w:ascii="Montserrat" w:hAnsi="Montserrat" w:cs="Arial"/>
          <w:iCs/>
          <w:color w:val="000000"/>
          <w:kern w:val="24"/>
          <w:sz w:val="20"/>
          <w:szCs w:val="20"/>
        </w:rPr>
      </w:pPr>
    </w:p>
    <w:p w14:paraId="003F4C5A" w14:textId="77777777" w:rsidR="0090016C" w:rsidRPr="00BF16C3" w:rsidRDefault="0090016C" w:rsidP="0090016C">
      <w:pPr>
        <w:jc w:val="both"/>
        <w:rPr>
          <w:rFonts w:ascii="Montserrat" w:hAnsi="Montserrat" w:cs="Arial"/>
          <w:iCs/>
          <w:color w:val="000000"/>
          <w:kern w:val="24"/>
          <w:sz w:val="20"/>
          <w:szCs w:val="20"/>
        </w:rPr>
      </w:pPr>
    </w:p>
    <w:p w14:paraId="1760BD7D" w14:textId="77777777" w:rsidR="0090016C" w:rsidRPr="00BF16C3" w:rsidRDefault="0090016C" w:rsidP="0090016C">
      <w:pPr>
        <w:jc w:val="both"/>
        <w:rPr>
          <w:rFonts w:ascii="Montserrat" w:hAnsi="Montserrat" w:cs="Arial"/>
          <w:iCs/>
          <w:color w:val="000000"/>
          <w:kern w:val="24"/>
          <w:sz w:val="20"/>
          <w:szCs w:val="20"/>
        </w:rPr>
      </w:pPr>
    </w:p>
    <w:p w14:paraId="75521F01" w14:textId="77777777" w:rsidR="0090016C" w:rsidRPr="00BF16C3" w:rsidRDefault="0090016C" w:rsidP="0090016C">
      <w:pPr>
        <w:jc w:val="both"/>
        <w:rPr>
          <w:rFonts w:ascii="Montserrat" w:hAnsi="Montserrat" w:cs="Arial"/>
          <w:iCs/>
          <w:color w:val="000000"/>
          <w:kern w:val="24"/>
          <w:sz w:val="20"/>
          <w:szCs w:val="20"/>
        </w:rPr>
      </w:pPr>
    </w:p>
    <w:p w14:paraId="6A7C5337" w14:textId="77777777" w:rsidR="0090016C" w:rsidRPr="00BF16C3" w:rsidRDefault="0090016C" w:rsidP="0090016C">
      <w:pPr>
        <w:jc w:val="both"/>
        <w:rPr>
          <w:rFonts w:ascii="Montserrat" w:hAnsi="Montserrat" w:cs="Arial"/>
          <w:iCs/>
          <w:color w:val="000000"/>
          <w:kern w:val="24"/>
          <w:sz w:val="20"/>
          <w:szCs w:val="20"/>
        </w:rPr>
      </w:pPr>
    </w:p>
    <w:p w14:paraId="3E915FF0" w14:textId="77777777" w:rsidR="0090016C" w:rsidRPr="00BF16C3" w:rsidRDefault="0090016C" w:rsidP="0090016C">
      <w:pPr>
        <w:jc w:val="both"/>
        <w:rPr>
          <w:rFonts w:ascii="Montserrat" w:hAnsi="Montserrat" w:cs="Arial"/>
          <w:iCs/>
          <w:color w:val="000000"/>
          <w:kern w:val="24"/>
          <w:sz w:val="20"/>
          <w:szCs w:val="20"/>
        </w:rPr>
      </w:pPr>
    </w:p>
    <w:p w14:paraId="6A1A56CC" w14:textId="77777777" w:rsidR="0090016C" w:rsidRPr="00BF16C3" w:rsidRDefault="0090016C" w:rsidP="0090016C">
      <w:pPr>
        <w:jc w:val="both"/>
        <w:rPr>
          <w:rFonts w:ascii="Montserrat" w:hAnsi="Montserrat" w:cs="Arial"/>
          <w:b/>
          <w:sz w:val="20"/>
          <w:szCs w:val="20"/>
        </w:rPr>
      </w:pPr>
      <w:r w:rsidRPr="00BF16C3">
        <w:rPr>
          <w:rFonts w:ascii="Montserrat" w:hAnsi="Montserrat" w:cs="Arial"/>
          <w:b/>
          <w:sz w:val="20"/>
          <w:szCs w:val="20"/>
        </w:rPr>
        <w:t>Anexo 10. Formato PTM-4 Telemedicina</w:t>
      </w:r>
    </w:p>
    <w:p w14:paraId="0F80BD6F" w14:textId="77777777" w:rsidR="0090016C" w:rsidRPr="00BF16C3" w:rsidRDefault="0090016C" w:rsidP="0090016C">
      <w:pPr>
        <w:jc w:val="both"/>
        <w:rPr>
          <w:rFonts w:ascii="Montserrat" w:hAnsi="Montserrat" w:cs="Arial"/>
          <w:b/>
          <w:sz w:val="20"/>
          <w:szCs w:val="20"/>
        </w:rPr>
      </w:pPr>
    </w:p>
    <w:p w14:paraId="58EFFF53" w14:textId="77777777" w:rsidR="0090016C" w:rsidRPr="00BF16C3" w:rsidRDefault="0090016C" w:rsidP="0090016C">
      <w:pPr>
        <w:jc w:val="both"/>
        <w:rPr>
          <w:rFonts w:ascii="Montserrat" w:hAnsi="Montserrat" w:cs="Arial"/>
          <w:b/>
          <w:sz w:val="20"/>
          <w:szCs w:val="20"/>
        </w:rPr>
      </w:pPr>
    </w:p>
    <w:p w14:paraId="0A22EF3E" w14:textId="77777777" w:rsidR="0090016C" w:rsidRPr="00BF16C3" w:rsidRDefault="0090016C" w:rsidP="0090016C">
      <w:pPr>
        <w:jc w:val="both"/>
        <w:rPr>
          <w:rFonts w:ascii="Montserrat" w:hAnsi="Montserrat" w:cs="Arial"/>
          <w:b/>
          <w:sz w:val="20"/>
          <w:szCs w:val="20"/>
        </w:rPr>
      </w:pPr>
    </w:p>
    <w:p w14:paraId="7940DA10" w14:textId="77777777" w:rsidR="0090016C" w:rsidRPr="00BF16C3" w:rsidRDefault="0090016C" w:rsidP="0090016C">
      <w:pPr>
        <w:jc w:val="both"/>
        <w:rPr>
          <w:rFonts w:ascii="Montserrat" w:hAnsi="Montserrat" w:cs="Arial"/>
          <w:b/>
          <w:sz w:val="20"/>
          <w:szCs w:val="20"/>
        </w:rPr>
      </w:pPr>
    </w:p>
    <w:p w14:paraId="47FA8F06" w14:textId="77777777" w:rsidR="0090016C" w:rsidRPr="00BF16C3" w:rsidRDefault="0090016C" w:rsidP="0090016C">
      <w:pPr>
        <w:jc w:val="both"/>
        <w:rPr>
          <w:rFonts w:ascii="Montserrat" w:hAnsi="Montserrat" w:cs="Arial"/>
          <w:iCs/>
          <w:color w:val="000000"/>
          <w:kern w:val="24"/>
          <w:sz w:val="20"/>
          <w:szCs w:val="20"/>
        </w:rPr>
      </w:pPr>
    </w:p>
    <w:tbl>
      <w:tblPr>
        <w:tblpPr w:leftFromText="141" w:rightFromText="141" w:vertAnchor="page" w:horzAnchor="margin" w:tblpY="2971"/>
        <w:tblW w:w="99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2"/>
        <w:gridCol w:w="4111"/>
        <w:gridCol w:w="5255"/>
      </w:tblGrid>
      <w:tr w:rsidR="0090016C" w:rsidRPr="00BF16C3" w14:paraId="62A22563" w14:textId="77777777" w:rsidTr="00397404">
        <w:trPr>
          <w:trHeight w:val="451"/>
        </w:trPr>
        <w:tc>
          <w:tcPr>
            <w:tcW w:w="4673" w:type="dxa"/>
            <w:gridSpan w:val="2"/>
            <w:vAlign w:val="center"/>
          </w:tcPr>
          <w:p w14:paraId="724DB2B7" w14:textId="77777777" w:rsidR="0090016C" w:rsidRPr="00BF16C3" w:rsidRDefault="0090016C" w:rsidP="00397404">
            <w:pPr>
              <w:tabs>
                <w:tab w:val="right" w:leader="dot" w:pos="9639"/>
              </w:tabs>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lastRenderedPageBreak/>
              <w:t>Instructivo de llenado</w:t>
            </w:r>
          </w:p>
        </w:tc>
        <w:tc>
          <w:tcPr>
            <w:tcW w:w="5255" w:type="dxa"/>
            <w:vAlign w:val="center"/>
          </w:tcPr>
          <w:p w14:paraId="29CE1902" w14:textId="77777777" w:rsidR="0090016C" w:rsidRPr="00BF16C3" w:rsidRDefault="0090016C" w:rsidP="00397404">
            <w:pPr>
              <w:tabs>
                <w:tab w:val="right" w:leader="dot" w:pos="9639"/>
              </w:tabs>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Clave del formato: PTM-4</w:t>
            </w:r>
          </w:p>
        </w:tc>
      </w:tr>
      <w:tr w:rsidR="0090016C" w:rsidRPr="00BF16C3" w14:paraId="15654D52" w14:textId="77777777" w:rsidTr="00397404">
        <w:trPr>
          <w:trHeight w:val="251"/>
        </w:trPr>
        <w:tc>
          <w:tcPr>
            <w:tcW w:w="562" w:type="dxa"/>
            <w:tcBorders>
              <w:bottom w:val="single" w:sz="4" w:space="0" w:color="000000"/>
            </w:tcBorders>
            <w:vAlign w:val="center"/>
          </w:tcPr>
          <w:p w14:paraId="018121A2"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proofErr w:type="spellStart"/>
            <w:r w:rsidRPr="00BF16C3">
              <w:rPr>
                <w:rFonts w:ascii="Montserrat" w:eastAsia="Times New Roman" w:hAnsi="Montserrat" w:cs="Arial"/>
                <w:bCs/>
                <w:sz w:val="18"/>
                <w:szCs w:val="20"/>
                <w:lang w:eastAsia="es-ES"/>
              </w:rPr>
              <w:t>N°</w:t>
            </w:r>
            <w:proofErr w:type="spellEnd"/>
          </w:p>
        </w:tc>
        <w:tc>
          <w:tcPr>
            <w:tcW w:w="4111" w:type="dxa"/>
            <w:tcBorders>
              <w:bottom w:val="single" w:sz="4" w:space="0" w:color="000000"/>
            </w:tcBorders>
            <w:vAlign w:val="center"/>
          </w:tcPr>
          <w:p w14:paraId="51F3EF1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Campo</w:t>
            </w:r>
          </w:p>
        </w:tc>
        <w:tc>
          <w:tcPr>
            <w:tcW w:w="5255" w:type="dxa"/>
            <w:tcBorders>
              <w:bottom w:val="single" w:sz="4" w:space="0" w:color="000000"/>
            </w:tcBorders>
            <w:vAlign w:val="center"/>
          </w:tcPr>
          <w:p w14:paraId="1627F16B"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Descripción</w:t>
            </w:r>
          </w:p>
        </w:tc>
      </w:tr>
      <w:tr w:rsidR="0090016C" w:rsidRPr="00BF16C3" w14:paraId="677495EA" w14:textId="77777777" w:rsidTr="00397404">
        <w:trPr>
          <w:trHeight w:val="48"/>
        </w:trPr>
        <w:tc>
          <w:tcPr>
            <w:tcW w:w="562" w:type="dxa"/>
            <w:tcBorders>
              <w:left w:val="single" w:sz="4" w:space="0" w:color="auto"/>
              <w:bottom w:val="single" w:sz="4" w:space="0" w:color="auto"/>
              <w:right w:val="single" w:sz="4" w:space="0" w:color="auto"/>
            </w:tcBorders>
            <w:vAlign w:val="center"/>
          </w:tcPr>
          <w:p w14:paraId="6A54062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w:t>
            </w:r>
          </w:p>
        </w:tc>
        <w:tc>
          <w:tcPr>
            <w:tcW w:w="4111" w:type="dxa"/>
            <w:tcBorders>
              <w:left w:val="single" w:sz="4" w:space="0" w:color="auto"/>
              <w:bottom w:val="single" w:sz="4" w:space="0" w:color="auto"/>
              <w:right w:val="single" w:sz="4" w:space="0" w:color="auto"/>
            </w:tcBorders>
            <w:vAlign w:val="center"/>
          </w:tcPr>
          <w:p w14:paraId="347CC4F5"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de la unidad médica</w:t>
            </w:r>
          </w:p>
        </w:tc>
        <w:tc>
          <w:tcPr>
            <w:tcW w:w="5255" w:type="dxa"/>
            <w:tcBorders>
              <w:left w:val="single" w:sz="4" w:space="0" w:color="auto"/>
              <w:bottom w:val="single" w:sz="4" w:space="0" w:color="auto"/>
            </w:tcBorders>
          </w:tcPr>
          <w:p w14:paraId="319CCD16"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captura selecciona de la lista desplegable la unidad medica </w:t>
            </w:r>
          </w:p>
        </w:tc>
      </w:tr>
      <w:tr w:rsidR="0090016C" w:rsidRPr="00BF16C3" w14:paraId="2AD3506D" w14:textId="77777777" w:rsidTr="00397404">
        <w:trPr>
          <w:trHeight w:val="48"/>
        </w:trPr>
        <w:tc>
          <w:tcPr>
            <w:tcW w:w="562" w:type="dxa"/>
            <w:tcBorders>
              <w:left w:val="single" w:sz="4" w:space="0" w:color="auto"/>
              <w:bottom w:val="single" w:sz="4" w:space="0" w:color="auto"/>
              <w:right w:val="single" w:sz="4" w:space="0" w:color="auto"/>
            </w:tcBorders>
            <w:vAlign w:val="center"/>
          </w:tcPr>
          <w:p w14:paraId="7EA81270"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w:t>
            </w:r>
          </w:p>
        </w:tc>
        <w:tc>
          <w:tcPr>
            <w:tcW w:w="4111" w:type="dxa"/>
            <w:tcBorders>
              <w:left w:val="single" w:sz="4" w:space="0" w:color="auto"/>
              <w:bottom w:val="single" w:sz="4" w:space="0" w:color="auto"/>
              <w:right w:val="single" w:sz="4" w:space="0" w:color="auto"/>
            </w:tcBorders>
            <w:vAlign w:val="center"/>
          </w:tcPr>
          <w:p w14:paraId="10D84A20"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Fecha</w:t>
            </w:r>
          </w:p>
        </w:tc>
        <w:tc>
          <w:tcPr>
            <w:tcW w:w="5255" w:type="dxa"/>
            <w:tcBorders>
              <w:left w:val="single" w:sz="4" w:space="0" w:color="auto"/>
              <w:bottom w:val="single" w:sz="4" w:space="0" w:color="auto"/>
            </w:tcBorders>
          </w:tcPr>
          <w:p w14:paraId="54A075C8"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captura la fecha</w:t>
            </w:r>
          </w:p>
        </w:tc>
      </w:tr>
      <w:tr w:rsidR="0090016C" w:rsidRPr="00BF16C3" w14:paraId="25111441"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7C1261D"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3</w:t>
            </w:r>
          </w:p>
        </w:tc>
        <w:tc>
          <w:tcPr>
            <w:tcW w:w="4111" w:type="dxa"/>
            <w:tcBorders>
              <w:top w:val="single" w:sz="4" w:space="0" w:color="auto"/>
              <w:left w:val="single" w:sz="4" w:space="0" w:color="auto"/>
              <w:bottom w:val="single" w:sz="4" w:space="0" w:color="auto"/>
              <w:right w:val="single" w:sz="4" w:space="0" w:color="auto"/>
            </w:tcBorders>
            <w:vAlign w:val="center"/>
          </w:tcPr>
          <w:p w14:paraId="17DFE913"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Delegación</w:t>
            </w:r>
          </w:p>
        </w:tc>
        <w:tc>
          <w:tcPr>
            <w:tcW w:w="5255" w:type="dxa"/>
            <w:tcBorders>
              <w:top w:val="single" w:sz="4" w:space="0" w:color="auto"/>
              <w:left w:val="single" w:sz="4" w:space="0" w:color="auto"/>
              <w:bottom w:val="single" w:sz="4" w:space="0" w:color="auto"/>
            </w:tcBorders>
          </w:tcPr>
          <w:p w14:paraId="03FD3CC5"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llenan en automático</w:t>
            </w:r>
          </w:p>
        </w:tc>
      </w:tr>
      <w:tr w:rsidR="0090016C" w:rsidRPr="00BF16C3" w14:paraId="2CABA1A9"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1B42CE6B"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4</w:t>
            </w:r>
          </w:p>
        </w:tc>
        <w:tc>
          <w:tcPr>
            <w:tcW w:w="4111" w:type="dxa"/>
            <w:tcBorders>
              <w:top w:val="single" w:sz="4" w:space="0" w:color="auto"/>
              <w:left w:val="single" w:sz="4" w:space="0" w:color="auto"/>
              <w:bottom w:val="single" w:sz="4" w:space="0" w:color="auto"/>
              <w:right w:val="single" w:sz="4" w:space="0" w:color="auto"/>
            </w:tcBorders>
            <w:vAlign w:val="center"/>
          </w:tcPr>
          <w:p w14:paraId="6CF59950"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Nivel de atención</w:t>
            </w:r>
          </w:p>
        </w:tc>
        <w:tc>
          <w:tcPr>
            <w:tcW w:w="5255" w:type="dxa"/>
            <w:tcBorders>
              <w:top w:val="single" w:sz="4" w:space="0" w:color="auto"/>
              <w:left w:val="single" w:sz="4" w:space="0" w:color="auto"/>
              <w:bottom w:val="single" w:sz="4" w:space="0" w:color="auto"/>
            </w:tcBorders>
          </w:tcPr>
          <w:p w14:paraId="250785FB"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llenan en automático</w:t>
            </w:r>
          </w:p>
        </w:tc>
      </w:tr>
      <w:tr w:rsidR="0090016C" w:rsidRPr="00BF16C3" w14:paraId="081E48AD"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F65A21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5</w:t>
            </w:r>
          </w:p>
        </w:tc>
        <w:tc>
          <w:tcPr>
            <w:tcW w:w="4111" w:type="dxa"/>
            <w:tcBorders>
              <w:top w:val="single" w:sz="4" w:space="0" w:color="auto"/>
              <w:left w:val="single" w:sz="4" w:space="0" w:color="auto"/>
              <w:bottom w:val="single" w:sz="4" w:space="0" w:color="auto"/>
              <w:right w:val="single" w:sz="4" w:space="0" w:color="auto"/>
            </w:tcBorders>
            <w:vAlign w:val="center"/>
          </w:tcPr>
          <w:p w14:paraId="09073F92"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Fecha de elaboración</w:t>
            </w:r>
          </w:p>
        </w:tc>
        <w:tc>
          <w:tcPr>
            <w:tcW w:w="5255" w:type="dxa"/>
            <w:tcBorders>
              <w:top w:val="single" w:sz="4" w:space="0" w:color="auto"/>
              <w:left w:val="single" w:sz="4" w:space="0" w:color="auto"/>
              <w:bottom w:val="single" w:sz="4" w:space="0" w:color="auto"/>
            </w:tcBorders>
          </w:tcPr>
          <w:p w14:paraId="761E6BE6"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captura fecha que se elabora el informe</w:t>
            </w:r>
          </w:p>
        </w:tc>
      </w:tr>
      <w:tr w:rsidR="0090016C" w:rsidRPr="00BF16C3" w14:paraId="046F57EB"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0CD6BA8A"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6</w:t>
            </w:r>
          </w:p>
        </w:tc>
        <w:tc>
          <w:tcPr>
            <w:tcW w:w="4111" w:type="dxa"/>
            <w:tcBorders>
              <w:top w:val="single" w:sz="4" w:space="0" w:color="auto"/>
              <w:left w:val="single" w:sz="4" w:space="0" w:color="auto"/>
              <w:bottom w:val="single" w:sz="4" w:space="0" w:color="auto"/>
              <w:right w:val="single" w:sz="4" w:space="0" w:color="auto"/>
            </w:tcBorders>
            <w:vAlign w:val="center"/>
          </w:tcPr>
          <w:p w14:paraId="24BF019F"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de la unidad médica de enlace</w:t>
            </w:r>
          </w:p>
        </w:tc>
        <w:tc>
          <w:tcPr>
            <w:tcW w:w="5255" w:type="dxa"/>
            <w:tcBorders>
              <w:top w:val="single" w:sz="4" w:space="0" w:color="auto"/>
              <w:left w:val="single" w:sz="4" w:space="0" w:color="auto"/>
              <w:bottom w:val="single" w:sz="4" w:space="0" w:color="auto"/>
            </w:tcBorders>
          </w:tcPr>
          <w:p w14:paraId="4EAE0129"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en nombre de la unidad médica de enlace</w:t>
            </w:r>
          </w:p>
        </w:tc>
      </w:tr>
      <w:tr w:rsidR="0090016C" w:rsidRPr="00BF16C3" w14:paraId="309BEF5D"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3E8C7391"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7</w:t>
            </w:r>
          </w:p>
        </w:tc>
        <w:tc>
          <w:tcPr>
            <w:tcW w:w="4111" w:type="dxa"/>
            <w:tcBorders>
              <w:top w:val="single" w:sz="4" w:space="0" w:color="auto"/>
              <w:left w:val="single" w:sz="4" w:space="0" w:color="auto"/>
              <w:bottom w:val="single" w:sz="4" w:space="0" w:color="auto"/>
              <w:right w:val="single" w:sz="4" w:space="0" w:color="auto"/>
            </w:tcBorders>
            <w:vAlign w:val="center"/>
          </w:tcPr>
          <w:p w14:paraId="2D3A4710"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Estado</w:t>
            </w:r>
          </w:p>
        </w:tc>
        <w:tc>
          <w:tcPr>
            <w:tcW w:w="5255" w:type="dxa"/>
            <w:tcBorders>
              <w:top w:val="single" w:sz="4" w:space="0" w:color="auto"/>
              <w:left w:val="single" w:sz="4" w:space="0" w:color="auto"/>
              <w:bottom w:val="single" w:sz="4" w:space="0" w:color="auto"/>
            </w:tcBorders>
          </w:tcPr>
          <w:p w14:paraId="2FC4EBEF"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llena en automático</w:t>
            </w:r>
          </w:p>
        </w:tc>
      </w:tr>
      <w:tr w:rsidR="0090016C" w:rsidRPr="00BF16C3" w14:paraId="7B544DF7"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93A9DD2"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8</w:t>
            </w:r>
          </w:p>
        </w:tc>
        <w:tc>
          <w:tcPr>
            <w:tcW w:w="4111" w:type="dxa"/>
            <w:tcBorders>
              <w:top w:val="single" w:sz="4" w:space="0" w:color="auto"/>
              <w:left w:val="single" w:sz="4" w:space="0" w:color="auto"/>
              <w:bottom w:val="single" w:sz="4" w:space="0" w:color="auto"/>
              <w:right w:val="single" w:sz="4" w:space="0" w:color="auto"/>
            </w:tcBorders>
            <w:vAlign w:val="center"/>
          </w:tcPr>
          <w:p w14:paraId="08C575BB"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Tipología</w:t>
            </w:r>
          </w:p>
        </w:tc>
        <w:tc>
          <w:tcPr>
            <w:tcW w:w="5255" w:type="dxa"/>
            <w:tcBorders>
              <w:top w:val="single" w:sz="4" w:space="0" w:color="auto"/>
              <w:left w:val="single" w:sz="4" w:space="0" w:color="auto"/>
              <w:bottom w:val="single" w:sz="4" w:space="0" w:color="auto"/>
            </w:tcBorders>
          </w:tcPr>
          <w:p w14:paraId="1A4244C1"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llena en automático</w:t>
            </w:r>
          </w:p>
        </w:tc>
      </w:tr>
      <w:tr w:rsidR="0090016C" w:rsidRPr="00BF16C3" w14:paraId="21587F24"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C400339"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9</w:t>
            </w:r>
          </w:p>
        </w:tc>
        <w:tc>
          <w:tcPr>
            <w:tcW w:w="4111" w:type="dxa"/>
            <w:tcBorders>
              <w:top w:val="single" w:sz="4" w:space="0" w:color="auto"/>
              <w:left w:val="single" w:sz="4" w:space="0" w:color="auto"/>
              <w:bottom w:val="single" w:sz="4" w:space="0" w:color="auto"/>
              <w:right w:val="single" w:sz="4" w:space="0" w:color="auto"/>
            </w:tcBorders>
            <w:vAlign w:val="center"/>
          </w:tcPr>
          <w:p w14:paraId="6EC8A3B5"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Nivel de atención</w:t>
            </w:r>
          </w:p>
        </w:tc>
        <w:tc>
          <w:tcPr>
            <w:tcW w:w="5255" w:type="dxa"/>
            <w:tcBorders>
              <w:top w:val="single" w:sz="4" w:space="0" w:color="auto"/>
              <w:left w:val="single" w:sz="4" w:space="0" w:color="auto"/>
              <w:bottom w:val="single" w:sz="4" w:space="0" w:color="auto"/>
            </w:tcBorders>
          </w:tcPr>
          <w:p w14:paraId="223D364A"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llena en automático</w:t>
            </w:r>
          </w:p>
        </w:tc>
      </w:tr>
      <w:tr w:rsidR="0090016C" w:rsidRPr="00BF16C3" w14:paraId="23FE45FC"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B123BC7"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10</w:t>
            </w:r>
          </w:p>
        </w:tc>
        <w:tc>
          <w:tcPr>
            <w:tcW w:w="4111" w:type="dxa"/>
            <w:tcBorders>
              <w:top w:val="single" w:sz="4" w:space="0" w:color="auto"/>
              <w:left w:val="single" w:sz="4" w:space="0" w:color="auto"/>
              <w:bottom w:val="single" w:sz="4" w:space="0" w:color="auto"/>
              <w:right w:val="single" w:sz="4" w:space="0" w:color="auto"/>
            </w:tcBorders>
            <w:vAlign w:val="center"/>
          </w:tcPr>
          <w:p w14:paraId="658C27D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Número de </w:t>
            </w:r>
            <w:proofErr w:type="spellStart"/>
            <w:r w:rsidRPr="00BF16C3">
              <w:rPr>
                <w:rFonts w:ascii="Montserrat" w:eastAsia="Times New Roman" w:hAnsi="Montserrat" w:cs="Arial"/>
                <w:bCs/>
                <w:sz w:val="18"/>
                <w:szCs w:val="20"/>
                <w:lang w:eastAsia="es-ES"/>
              </w:rPr>
              <w:t>teleconsultas</w:t>
            </w:r>
            <w:proofErr w:type="spellEnd"/>
          </w:p>
        </w:tc>
        <w:tc>
          <w:tcPr>
            <w:tcW w:w="5255" w:type="dxa"/>
            <w:tcBorders>
              <w:top w:val="single" w:sz="4" w:space="0" w:color="auto"/>
              <w:left w:val="single" w:sz="4" w:space="0" w:color="auto"/>
              <w:bottom w:val="single" w:sz="4" w:space="0" w:color="auto"/>
            </w:tcBorders>
          </w:tcPr>
          <w:p w14:paraId="4CE2630A"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w:t>
            </w:r>
            <w:proofErr w:type="spellStart"/>
            <w:r w:rsidRPr="00BF16C3">
              <w:rPr>
                <w:rFonts w:ascii="Montserrat" w:eastAsia="Times New Roman" w:hAnsi="Montserrat" w:cs="Arial"/>
                <w:bCs/>
                <w:sz w:val="18"/>
                <w:szCs w:val="20"/>
                <w:lang w:eastAsia="es-ES"/>
              </w:rPr>
              <w:t>tele-consultas</w:t>
            </w:r>
            <w:proofErr w:type="spellEnd"/>
            <w:r w:rsidRPr="00BF16C3">
              <w:rPr>
                <w:rFonts w:ascii="Montserrat" w:eastAsia="Times New Roman" w:hAnsi="Montserrat" w:cs="Arial"/>
                <w:bCs/>
                <w:sz w:val="18"/>
                <w:szCs w:val="20"/>
                <w:lang w:eastAsia="es-ES"/>
              </w:rPr>
              <w:t xml:space="preserve"> que realizo la unidad</w:t>
            </w:r>
          </w:p>
        </w:tc>
      </w:tr>
      <w:tr w:rsidR="0090016C" w:rsidRPr="00BF16C3" w14:paraId="5901C8C5"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CCF95BB"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11</w:t>
            </w:r>
          </w:p>
        </w:tc>
        <w:tc>
          <w:tcPr>
            <w:tcW w:w="4111" w:type="dxa"/>
            <w:tcBorders>
              <w:top w:val="single" w:sz="4" w:space="0" w:color="auto"/>
              <w:left w:val="single" w:sz="4" w:space="0" w:color="auto"/>
              <w:bottom w:val="single" w:sz="4" w:space="0" w:color="auto"/>
              <w:right w:val="single" w:sz="4" w:space="0" w:color="auto"/>
            </w:tcBorders>
            <w:vAlign w:val="center"/>
          </w:tcPr>
          <w:p w14:paraId="72B0282F"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Consultas otorgadas de primera vez</w:t>
            </w:r>
          </w:p>
        </w:tc>
        <w:tc>
          <w:tcPr>
            <w:tcW w:w="5255" w:type="dxa"/>
            <w:tcBorders>
              <w:top w:val="single" w:sz="4" w:space="0" w:color="auto"/>
              <w:left w:val="single" w:sz="4" w:space="0" w:color="auto"/>
              <w:bottom w:val="single" w:sz="4" w:space="0" w:color="auto"/>
            </w:tcBorders>
          </w:tcPr>
          <w:p w14:paraId="6B0279A6"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 xml:space="preserve">Se escribe el número de </w:t>
            </w:r>
            <w:proofErr w:type="spellStart"/>
            <w:r w:rsidRPr="00BF16C3">
              <w:rPr>
                <w:rFonts w:ascii="Montserrat" w:eastAsia="Times New Roman" w:hAnsi="Montserrat" w:cs="Arial"/>
                <w:bCs/>
                <w:sz w:val="18"/>
                <w:szCs w:val="20"/>
                <w:lang w:eastAsia="es-ES"/>
              </w:rPr>
              <w:t>tele-consultas</w:t>
            </w:r>
            <w:proofErr w:type="spellEnd"/>
            <w:r w:rsidRPr="00BF16C3">
              <w:rPr>
                <w:rFonts w:ascii="Montserrat" w:eastAsia="Times New Roman" w:hAnsi="Montserrat" w:cs="Arial"/>
                <w:bCs/>
                <w:sz w:val="18"/>
                <w:szCs w:val="20"/>
                <w:lang w:eastAsia="es-ES"/>
              </w:rPr>
              <w:t xml:space="preserve"> de primera vez</w:t>
            </w:r>
          </w:p>
        </w:tc>
      </w:tr>
      <w:tr w:rsidR="0090016C" w:rsidRPr="00BF16C3" w14:paraId="4578374E"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348003F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12</w:t>
            </w:r>
          </w:p>
        </w:tc>
        <w:tc>
          <w:tcPr>
            <w:tcW w:w="4111" w:type="dxa"/>
            <w:tcBorders>
              <w:top w:val="single" w:sz="4" w:space="0" w:color="auto"/>
              <w:left w:val="single" w:sz="4" w:space="0" w:color="auto"/>
              <w:bottom w:val="single" w:sz="4" w:space="0" w:color="auto"/>
              <w:right w:val="single" w:sz="4" w:space="0" w:color="auto"/>
            </w:tcBorders>
            <w:vAlign w:val="center"/>
          </w:tcPr>
          <w:p w14:paraId="2E24B867"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Consultas otorgadas subsecuentes</w:t>
            </w:r>
          </w:p>
        </w:tc>
        <w:tc>
          <w:tcPr>
            <w:tcW w:w="5255" w:type="dxa"/>
            <w:tcBorders>
              <w:top w:val="single" w:sz="4" w:space="0" w:color="auto"/>
              <w:left w:val="single" w:sz="4" w:space="0" w:color="auto"/>
              <w:bottom w:val="single" w:sz="4" w:space="0" w:color="auto"/>
            </w:tcBorders>
          </w:tcPr>
          <w:p w14:paraId="51C31E8F"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consultas otorgadas subsecuentes</w:t>
            </w:r>
          </w:p>
        </w:tc>
      </w:tr>
      <w:tr w:rsidR="0090016C" w:rsidRPr="00BF16C3" w14:paraId="09E8CE8E"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2FEE7FA2"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13</w:t>
            </w:r>
          </w:p>
        </w:tc>
        <w:tc>
          <w:tcPr>
            <w:tcW w:w="4111" w:type="dxa"/>
            <w:tcBorders>
              <w:top w:val="single" w:sz="4" w:space="0" w:color="auto"/>
              <w:left w:val="single" w:sz="4" w:space="0" w:color="auto"/>
              <w:bottom w:val="single" w:sz="4" w:space="0" w:color="auto"/>
              <w:right w:val="single" w:sz="4" w:space="0" w:color="auto"/>
            </w:tcBorders>
            <w:vAlign w:val="center"/>
          </w:tcPr>
          <w:p w14:paraId="6BA32A96"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determinó referencia en consulta otorgada de primera vez</w:t>
            </w:r>
          </w:p>
        </w:tc>
        <w:tc>
          <w:tcPr>
            <w:tcW w:w="5255" w:type="dxa"/>
            <w:tcBorders>
              <w:top w:val="single" w:sz="4" w:space="0" w:color="auto"/>
              <w:left w:val="single" w:sz="4" w:space="0" w:color="auto"/>
              <w:bottom w:val="single" w:sz="4" w:space="0" w:color="auto"/>
            </w:tcBorders>
          </w:tcPr>
          <w:p w14:paraId="6DA5BA4B"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si se determinó la referencia en consulta otorgada de primera vez</w:t>
            </w:r>
          </w:p>
        </w:tc>
      </w:tr>
      <w:tr w:rsidR="0090016C" w:rsidRPr="00BF16C3" w14:paraId="067F285D"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348C213"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14</w:t>
            </w:r>
          </w:p>
        </w:tc>
        <w:tc>
          <w:tcPr>
            <w:tcW w:w="4111" w:type="dxa"/>
            <w:tcBorders>
              <w:top w:val="single" w:sz="4" w:space="0" w:color="auto"/>
              <w:left w:val="single" w:sz="4" w:space="0" w:color="auto"/>
              <w:bottom w:val="single" w:sz="4" w:space="0" w:color="auto"/>
              <w:right w:val="single" w:sz="4" w:space="0" w:color="auto"/>
            </w:tcBorders>
            <w:vAlign w:val="center"/>
          </w:tcPr>
          <w:p w14:paraId="594A3E59"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determinó referencia en consulta otorgada subsecuente</w:t>
            </w:r>
          </w:p>
        </w:tc>
        <w:tc>
          <w:tcPr>
            <w:tcW w:w="5255" w:type="dxa"/>
            <w:tcBorders>
              <w:top w:val="single" w:sz="4" w:space="0" w:color="auto"/>
              <w:left w:val="single" w:sz="4" w:space="0" w:color="auto"/>
              <w:bottom w:val="single" w:sz="4" w:space="0" w:color="auto"/>
            </w:tcBorders>
          </w:tcPr>
          <w:p w14:paraId="1046C84F"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si se determinó la referencia en consulta otorgada subsecuente</w:t>
            </w:r>
          </w:p>
        </w:tc>
      </w:tr>
      <w:tr w:rsidR="0090016C" w:rsidRPr="00BF16C3" w14:paraId="4B2E2B19"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73C2AF6"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15</w:t>
            </w:r>
          </w:p>
        </w:tc>
        <w:tc>
          <w:tcPr>
            <w:tcW w:w="4111" w:type="dxa"/>
            <w:tcBorders>
              <w:top w:val="single" w:sz="4" w:space="0" w:color="auto"/>
              <w:left w:val="single" w:sz="4" w:space="0" w:color="auto"/>
              <w:bottom w:val="single" w:sz="4" w:space="0" w:color="auto"/>
              <w:right w:val="single" w:sz="4" w:space="0" w:color="auto"/>
            </w:tcBorders>
            <w:vAlign w:val="center"/>
          </w:tcPr>
          <w:p w14:paraId="3A48FB88"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Traslado evitado</w:t>
            </w:r>
          </w:p>
        </w:tc>
        <w:tc>
          <w:tcPr>
            <w:tcW w:w="5255" w:type="dxa"/>
            <w:tcBorders>
              <w:top w:val="single" w:sz="4" w:space="0" w:color="auto"/>
              <w:left w:val="single" w:sz="4" w:space="0" w:color="auto"/>
              <w:bottom w:val="single" w:sz="4" w:space="0" w:color="auto"/>
            </w:tcBorders>
          </w:tcPr>
          <w:p w14:paraId="1CE653EB"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número de traslados evitados</w:t>
            </w:r>
          </w:p>
        </w:tc>
      </w:tr>
      <w:tr w:rsidR="0090016C" w:rsidRPr="00BF16C3" w14:paraId="437AB336"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453837EC"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16</w:t>
            </w:r>
          </w:p>
        </w:tc>
        <w:tc>
          <w:tcPr>
            <w:tcW w:w="4111" w:type="dxa"/>
            <w:tcBorders>
              <w:top w:val="single" w:sz="4" w:space="0" w:color="auto"/>
              <w:left w:val="single" w:sz="4" w:space="0" w:color="auto"/>
              <w:bottom w:val="single" w:sz="4" w:space="0" w:color="auto"/>
              <w:right w:val="single" w:sz="4" w:space="0" w:color="auto"/>
            </w:tcBorders>
            <w:vAlign w:val="center"/>
          </w:tcPr>
          <w:p w14:paraId="18C62A69"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Gasto evitado</w:t>
            </w:r>
          </w:p>
        </w:tc>
        <w:tc>
          <w:tcPr>
            <w:tcW w:w="5255" w:type="dxa"/>
            <w:tcBorders>
              <w:top w:val="single" w:sz="4" w:space="0" w:color="auto"/>
              <w:left w:val="single" w:sz="4" w:space="0" w:color="auto"/>
              <w:bottom w:val="single" w:sz="4" w:space="0" w:color="auto"/>
            </w:tcBorders>
          </w:tcPr>
          <w:p w14:paraId="0555B12D"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gasto evitado</w:t>
            </w:r>
          </w:p>
        </w:tc>
      </w:tr>
      <w:tr w:rsidR="0090016C" w:rsidRPr="00BF16C3" w14:paraId="22CE97C4"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539EA5E"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17</w:t>
            </w:r>
          </w:p>
        </w:tc>
        <w:tc>
          <w:tcPr>
            <w:tcW w:w="4111" w:type="dxa"/>
            <w:tcBorders>
              <w:top w:val="single" w:sz="4" w:space="0" w:color="auto"/>
              <w:left w:val="single" w:sz="4" w:space="0" w:color="auto"/>
              <w:bottom w:val="single" w:sz="4" w:space="0" w:color="auto"/>
              <w:right w:val="single" w:sz="4" w:space="0" w:color="auto"/>
            </w:tcBorders>
            <w:vAlign w:val="center"/>
          </w:tcPr>
          <w:p w14:paraId="29E10A7E"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Diez servicios solicitados con mayor frecuencia</w:t>
            </w:r>
          </w:p>
        </w:tc>
        <w:tc>
          <w:tcPr>
            <w:tcW w:w="5255" w:type="dxa"/>
            <w:tcBorders>
              <w:top w:val="single" w:sz="4" w:space="0" w:color="auto"/>
              <w:left w:val="single" w:sz="4" w:space="0" w:color="auto"/>
              <w:bottom w:val="single" w:sz="4" w:space="0" w:color="auto"/>
            </w:tcBorders>
          </w:tcPr>
          <w:p w14:paraId="395C3E4B"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los diez servicios solicitados con mayor frecuencia</w:t>
            </w:r>
          </w:p>
        </w:tc>
      </w:tr>
      <w:tr w:rsidR="0090016C" w:rsidRPr="00BF16C3" w14:paraId="135AAC77"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6AA10FD8"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18</w:t>
            </w:r>
          </w:p>
        </w:tc>
        <w:tc>
          <w:tcPr>
            <w:tcW w:w="4111" w:type="dxa"/>
            <w:tcBorders>
              <w:top w:val="single" w:sz="4" w:space="0" w:color="auto"/>
              <w:left w:val="single" w:sz="4" w:space="0" w:color="auto"/>
              <w:bottom w:val="single" w:sz="4" w:space="0" w:color="auto"/>
              <w:right w:val="single" w:sz="4" w:space="0" w:color="auto"/>
            </w:tcBorders>
            <w:vAlign w:val="center"/>
          </w:tcPr>
          <w:p w14:paraId="3FE9C2E9"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Diez servicios otorgados con mayor frecuencia</w:t>
            </w:r>
          </w:p>
        </w:tc>
        <w:tc>
          <w:tcPr>
            <w:tcW w:w="5255" w:type="dxa"/>
            <w:tcBorders>
              <w:top w:val="single" w:sz="4" w:space="0" w:color="auto"/>
              <w:left w:val="single" w:sz="4" w:space="0" w:color="auto"/>
              <w:bottom w:val="single" w:sz="4" w:space="0" w:color="auto"/>
            </w:tcBorders>
          </w:tcPr>
          <w:p w14:paraId="05E73EA3"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los diez servicios otorgados con mayor frecuencia</w:t>
            </w:r>
          </w:p>
        </w:tc>
      </w:tr>
      <w:tr w:rsidR="0090016C" w:rsidRPr="00BF16C3" w14:paraId="2B6863B1"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1896FC04"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19</w:t>
            </w:r>
          </w:p>
        </w:tc>
        <w:tc>
          <w:tcPr>
            <w:tcW w:w="4111" w:type="dxa"/>
            <w:tcBorders>
              <w:top w:val="single" w:sz="4" w:space="0" w:color="auto"/>
              <w:left w:val="single" w:sz="4" w:space="0" w:color="auto"/>
              <w:bottom w:val="single" w:sz="4" w:space="0" w:color="auto"/>
              <w:right w:val="single" w:sz="4" w:space="0" w:color="auto"/>
            </w:tcBorders>
            <w:vAlign w:val="center"/>
          </w:tcPr>
          <w:p w14:paraId="734EF46D"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Diez principales diagnósticos</w:t>
            </w:r>
          </w:p>
        </w:tc>
        <w:tc>
          <w:tcPr>
            <w:tcW w:w="5255" w:type="dxa"/>
            <w:tcBorders>
              <w:top w:val="single" w:sz="4" w:space="0" w:color="auto"/>
              <w:left w:val="single" w:sz="4" w:space="0" w:color="auto"/>
              <w:bottom w:val="single" w:sz="4" w:space="0" w:color="auto"/>
            </w:tcBorders>
          </w:tcPr>
          <w:p w14:paraId="3703E4AC"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los diez principales diagnósticos</w:t>
            </w:r>
          </w:p>
        </w:tc>
      </w:tr>
      <w:tr w:rsidR="0090016C" w:rsidRPr="00BF16C3" w14:paraId="53CDE78B"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5EC54288"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20</w:t>
            </w:r>
          </w:p>
        </w:tc>
        <w:tc>
          <w:tcPr>
            <w:tcW w:w="4111" w:type="dxa"/>
            <w:tcBorders>
              <w:top w:val="single" w:sz="4" w:space="0" w:color="auto"/>
              <w:left w:val="single" w:sz="4" w:space="0" w:color="auto"/>
              <w:bottom w:val="single" w:sz="4" w:space="0" w:color="auto"/>
              <w:right w:val="single" w:sz="4" w:space="0" w:color="auto"/>
            </w:tcBorders>
            <w:vAlign w:val="center"/>
          </w:tcPr>
          <w:p w14:paraId="50965550"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responsable del programa</w:t>
            </w:r>
          </w:p>
        </w:tc>
        <w:tc>
          <w:tcPr>
            <w:tcW w:w="5255" w:type="dxa"/>
            <w:tcBorders>
              <w:top w:val="single" w:sz="4" w:space="0" w:color="auto"/>
              <w:left w:val="single" w:sz="4" w:space="0" w:color="auto"/>
              <w:bottom w:val="single" w:sz="4" w:space="0" w:color="auto"/>
            </w:tcBorders>
          </w:tcPr>
          <w:p w14:paraId="3253CC35"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y firma del responsable del programa</w:t>
            </w:r>
          </w:p>
        </w:tc>
      </w:tr>
      <w:tr w:rsidR="0090016C" w:rsidRPr="00BF16C3" w14:paraId="3A2DAD82" w14:textId="77777777" w:rsidTr="00397404">
        <w:trPr>
          <w:trHeight w:val="48"/>
        </w:trPr>
        <w:tc>
          <w:tcPr>
            <w:tcW w:w="562" w:type="dxa"/>
            <w:tcBorders>
              <w:top w:val="single" w:sz="4" w:space="0" w:color="auto"/>
              <w:left w:val="single" w:sz="4" w:space="0" w:color="auto"/>
              <w:bottom w:val="single" w:sz="4" w:space="0" w:color="auto"/>
              <w:right w:val="single" w:sz="4" w:space="0" w:color="auto"/>
            </w:tcBorders>
            <w:vAlign w:val="center"/>
          </w:tcPr>
          <w:p w14:paraId="1D38949E" w14:textId="77777777" w:rsidR="0090016C" w:rsidRPr="00BF16C3" w:rsidRDefault="0090016C" w:rsidP="00397404">
            <w:pPr>
              <w:tabs>
                <w:tab w:val="right" w:leader="dot" w:pos="9639"/>
              </w:tabs>
              <w:ind w:right="-74"/>
              <w:jc w:val="center"/>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21</w:t>
            </w:r>
          </w:p>
        </w:tc>
        <w:tc>
          <w:tcPr>
            <w:tcW w:w="4111" w:type="dxa"/>
            <w:tcBorders>
              <w:top w:val="single" w:sz="4" w:space="0" w:color="auto"/>
              <w:left w:val="single" w:sz="4" w:space="0" w:color="auto"/>
              <w:bottom w:val="single" w:sz="4" w:space="0" w:color="auto"/>
              <w:right w:val="single" w:sz="4" w:space="0" w:color="auto"/>
            </w:tcBorders>
            <w:vAlign w:val="center"/>
          </w:tcPr>
          <w:p w14:paraId="1EAA3210" w14:textId="77777777" w:rsidR="0090016C" w:rsidRPr="00BF16C3" w:rsidRDefault="0090016C" w:rsidP="00397404">
            <w:pPr>
              <w:tabs>
                <w:tab w:val="right" w:leader="dot" w:pos="9639"/>
              </w:tabs>
              <w:ind w:right="-74"/>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Nombre y firma del director de la unidad</w:t>
            </w:r>
          </w:p>
        </w:tc>
        <w:tc>
          <w:tcPr>
            <w:tcW w:w="5255" w:type="dxa"/>
            <w:tcBorders>
              <w:top w:val="single" w:sz="4" w:space="0" w:color="auto"/>
              <w:left w:val="single" w:sz="4" w:space="0" w:color="auto"/>
              <w:bottom w:val="single" w:sz="4" w:space="0" w:color="auto"/>
            </w:tcBorders>
          </w:tcPr>
          <w:p w14:paraId="024F604A" w14:textId="77777777" w:rsidR="0090016C" w:rsidRPr="00BF16C3" w:rsidRDefault="0090016C" w:rsidP="00397404">
            <w:pPr>
              <w:jc w:val="both"/>
              <w:rPr>
                <w:rFonts w:ascii="Montserrat" w:eastAsia="Times New Roman" w:hAnsi="Montserrat" w:cs="Arial"/>
                <w:bCs/>
                <w:sz w:val="18"/>
                <w:szCs w:val="20"/>
                <w:lang w:eastAsia="es-ES"/>
              </w:rPr>
            </w:pPr>
            <w:r w:rsidRPr="00BF16C3">
              <w:rPr>
                <w:rFonts w:ascii="Montserrat" w:eastAsia="Times New Roman" w:hAnsi="Montserrat" w:cs="Arial"/>
                <w:bCs/>
                <w:sz w:val="18"/>
                <w:szCs w:val="20"/>
                <w:lang w:eastAsia="es-ES"/>
              </w:rPr>
              <w:t>Se escribe el nombre y firma del director de la unidad médica</w:t>
            </w:r>
          </w:p>
        </w:tc>
      </w:tr>
    </w:tbl>
    <w:p w14:paraId="056617AB" w14:textId="77777777" w:rsidR="0090016C" w:rsidRPr="00BF16C3" w:rsidRDefault="0090016C" w:rsidP="0090016C">
      <w:pPr>
        <w:jc w:val="both"/>
        <w:rPr>
          <w:rFonts w:ascii="Montserrat" w:hAnsi="Montserrat" w:cs="Arial"/>
        </w:rPr>
      </w:pPr>
    </w:p>
    <w:p w14:paraId="38A6B185" w14:textId="77777777" w:rsidR="00E6194B" w:rsidRPr="00BF16C3" w:rsidRDefault="00E6194B" w:rsidP="00E6194B">
      <w:pPr>
        <w:ind w:left="142" w:right="114"/>
        <w:jc w:val="center"/>
        <w:rPr>
          <w:rFonts w:ascii="Montserrat" w:hAnsi="Montserrat"/>
          <w:b/>
          <w:color w:val="201F1E"/>
          <w:sz w:val="18"/>
          <w:szCs w:val="18"/>
          <w:bdr w:val="none" w:sz="0" w:space="0" w:color="auto" w:frame="1"/>
          <w:shd w:val="clear" w:color="auto" w:fill="FFFFFF"/>
        </w:rPr>
      </w:pPr>
    </w:p>
    <w:p w14:paraId="6DF51035" w14:textId="77777777" w:rsidR="0090016C" w:rsidRPr="00BF16C3" w:rsidRDefault="0090016C" w:rsidP="00E6194B">
      <w:pPr>
        <w:ind w:left="142" w:right="114"/>
        <w:jc w:val="center"/>
        <w:rPr>
          <w:rFonts w:ascii="Montserrat" w:hAnsi="Montserrat"/>
          <w:b/>
          <w:color w:val="201F1E"/>
          <w:sz w:val="18"/>
          <w:szCs w:val="18"/>
          <w:bdr w:val="none" w:sz="0" w:space="0" w:color="auto" w:frame="1"/>
          <w:shd w:val="clear" w:color="auto" w:fill="FFFFFF"/>
        </w:rPr>
      </w:pPr>
    </w:p>
    <w:p w14:paraId="6D7BB9BC" w14:textId="77777777" w:rsidR="0090016C" w:rsidRPr="00BF16C3" w:rsidRDefault="0090016C" w:rsidP="00E6194B">
      <w:pPr>
        <w:ind w:left="142" w:right="114"/>
        <w:jc w:val="center"/>
        <w:rPr>
          <w:rFonts w:ascii="Montserrat" w:hAnsi="Montserrat"/>
          <w:b/>
          <w:color w:val="201F1E"/>
          <w:sz w:val="18"/>
          <w:szCs w:val="18"/>
          <w:bdr w:val="none" w:sz="0" w:space="0" w:color="auto" w:frame="1"/>
          <w:shd w:val="clear" w:color="auto" w:fill="FFFFFF"/>
        </w:rPr>
      </w:pPr>
    </w:p>
    <w:p w14:paraId="3E91647F" w14:textId="77777777" w:rsidR="00E6194B" w:rsidRPr="00BF16C3" w:rsidRDefault="00E6194B" w:rsidP="000E34BE">
      <w:pPr>
        <w:ind w:right="114"/>
        <w:jc w:val="both"/>
        <w:rPr>
          <w:rFonts w:ascii="Montserrat" w:hAnsi="Montserrat"/>
          <w:color w:val="201F1E"/>
          <w:sz w:val="18"/>
          <w:szCs w:val="18"/>
          <w:bdr w:val="none" w:sz="0" w:space="0" w:color="auto" w:frame="1"/>
          <w:shd w:val="clear" w:color="auto" w:fill="FFFFFF"/>
        </w:rPr>
      </w:pPr>
    </w:p>
    <w:p w14:paraId="6AC93812" w14:textId="77777777" w:rsidR="003A3C02" w:rsidRPr="00BF16C3" w:rsidRDefault="003A3C02" w:rsidP="00E6194B">
      <w:pPr>
        <w:ind w:left="142" w:right="114"/>
        <w:jc w:val="center"/>
        <w:rPr>
          <w:rFonts w:ascii="Montserrat" w:hAnsi="Montserrat" w:cs="Arial"/>
          <w:sz w:val="12"/>
          <w:szCs w:val="12"/>
        </w:rPr>
      </w:pPr>
    </w:p>
    <w:sectPr w:rsidR="003A3C02" w:rsidRPr="00BF16C3" w:rsidSect="00930E78">
      <w:headerReference w:type="default" r:id="rId29"/>
      <w:footerReference w:type="default" r:id="rId30"/>
      <w:pgSz w:w="12190" w:h="15880"/>
      <w:pgMar w:top="1702" w:right="991" w:bottom="1701" w:left="993" w:header="284" w:footer="315"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6F6CA" w14:textId="77777777" w:rsidR="00F74945" w:rsidRDefault="00F74945" w:rsidP="004E50CF">
      <w:r>
        <w:separator/>
      </w:r>
    </w:p>
  </w:endnote>
  <w:endnote w:type="continuationSeparator" w:id="0">
    <w:p w14:paraId="0C71AFA8" w14:textId="77777777" w:rsidR="00F74945" w:rsidRDefault="00F74945" w:rsidP="004E50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ontserrat">
    <w:panose1 w:val="00000500000000000000"/>
    <w:charset w:val="00"/>
    <w:family w:val="auto"/>
    <w:pitch w:val="variable"/>
    <w:sig w:usb0="2000020F" w:usb1="00000003" w:usb2="00000000" w:usb3="00000000" w:csb0="00000197"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ontserrat SemiBold">
    <w:panose1 w:val="000007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D627B" w14:textId="77777777" w:rsidR="00BB0B7A" w:rsidRPr="00AA05A4" w:rsidRDefault="00BB0B7A">
    <w:pPr>
      <w:pStyle w:val="Piedepgina"/>
      <w:rPr>
        <w:rFonts w:ascii="Montserrat" w:hAnsi="Montserrat"/>
        <w:b/>
        <w:bCs/>
        <w:color w:val="D6B381"/>
        <w:sz w:val="14"/>
        <w:szCs w:val="14"/>
      </w:rPr>
    </w:pPr>
    <w:r>
      <w:rPr>
        <w:rFonts w:ascii="Montserrat SemiBold" w:hAnsi="Montserrat SemiBold"/>
        <w:b/>
        <w:bCs/>
        <w:noProof/>
        <w:color w:val="D6B381"/>
        <w:sz w:val="14"/>
        <w:szCs w:val="14"/>
        <w:lang w:val="es-MX" w:eastAsia="es-MX"/>
      </w:rPr>
      <w:drawing>
        <wp:anchor distT="0" distB="0" distL="114300" distR="114300" simplePos="0" relativeHeight="251658240" behindDoc="1" locked="0" layoutInCell="1" allowOverlap="1" wp14:anchorId="2DB4B925" wp14:editId="092F9065">
          <wp:simplePos x="0" y="0"/>
          <wp:positionH relativeFrom="column">
            <wp:posOffset>154940</wp:posOffset>
          </wp:positionH>
          <wp:positionV relativeFrom="paragraph">
            <wp:posOffset>76835</wp:posOffset>
          </wp:positionV>
          <wp:extent cx="6350000" cy="3048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6350000" cy="304800"/>
                  </a:xfrm>
                  <a:prstGeom prst="rect">
                    <a:avLst/>
                  </a:prstGeom>
                </pic:spPr>
              </pic:pic>
            </a:graphicData>
          </a:graphic>
          <wp14:sizeRelH relativeFrom="page">
            <wp14:pctWidth>0</wp14:pctWidth>
          </wp14:sizeRelH>
          <wp14:sizeRelV relativeFrom="page">
            <wp14:pctHeight>0</wp14:pctHeight>
          </wp14:sizeRelV>
        </wp:anchor>
      </w:drawing>
    </w:r>
  </w:p>
  <w:p w14:paraId="7EE7B197" w14:textId="77777777" w:rsidR="00BB0B7A" w:rsidRDefault="00BB0B7A">
    <w:pPr>
      <w:pStyle w:val="Piedepgina"/>
      <w:rPr>
        <w:rFonts w:ascii="Montserrat SemiBold" w:hAnsi="Montserrat SemiBold"/>
        <w:b/>
        <w:bCs/>
        <w:color w:val="D6B381"/>
        <w:sz w:val="14"/>
        <w:szCs w:val="14"/>
      </w:rPr>
    </w:pPr>
  </w:p>
  <w:p w14:paraId="1994F4CE" w14:textId="77777777" w:rsidR="00BB0B7A" w:rsidRDefault="00BB0B7A">
    <w:pPr>
      <w:pStyle w:val="Piedepgina"/>
      <w:rPr>
        <w:rFonts w:ascii="Montserrat SemiBold" w:hAnsi="Montserrat SemiBold"/>
        <w:b/>
        <w:bCs/>
        <w:color w:val="D6B381"/>
        <w:sz w:val="14"/>
        <w:szCs w:val="14"/>
      </w:rPr>
    </w:pPr>
  </w:p>
  <w:p w14:paraId="02803B90" w14:textId="77777777" w:rsidR="00BB0B7A" w:rsidRDefault="00BB0B7A">
    <w:pPr>
      <w:pStyle w:val="Piedepgina"/>
      <w:rPr>
        <w:rFonts w:ascii="Montserrat SemiBold" w:hAnsi="Montserrat SemiBold"/>
        <w:b/>
        <w:bCs/>
        <w:color w:val="D6B381"/>
        <w:sz w:val="14"/>
        <w:szCs w:val="14"/>
      </w:rPr>
    </w:pPr>
  </w:p>
  <w:p w14:paraId="0C79A3AF" w14:textId="77777777" w:rsidR="00BB0B7A" w:rsidRDefault="00BB0B7A" w:rsidP="00BF16C3">
    <w:pPr>
      <w:pStyle w:val="Piedepgina"/>
      <w:jc w:val="center"/>
      <w:rPr>
        <w:rFonts w:ascii="Montserrat SemiBold" w:hAnsi="Montserrat SemiBold"/>
        <w:b/>
        <w:bCs/>
        <w:color w:val="D6B381"/>
        <w:sz w:val="14"/>
        <w:szCs w:val="14"/>
        <w:lang w:val="es-MX"/>
      </w:rPr>
    </w:pPr>
    <w:r>
      <w:rPr>
        <w:rFonts w:ascii="Montserrat SemiBold" w:hAnsi="Montserrat SemiBold"/>
        <w:b/>
        <w:bCs/>
        <w:color w:val="D6B381"/>
        <w:sz w:val="14"/>
        <w:szCs w:val="14"/>
        <w:lang w:val="es-MX"/>
      </w:rPr>
      <w:t>Avenida San Fernando número 547, Colonia Toriello Guerra, Alcaldía Tlalpan, Ciudad de México. C.P. 14050, segundo piso Edificio “A”</w:t>
    </w:r>
    <w:r w:rsidRPr="00BB6529">
      <w:rPr>
        <w:rFonts w:ascii="Montserrat SemiBold" w:hAnsi="Montserrat SemiBold"/>
        <w:b/>
        <w:bCs/>
        <w:color w:val="D6B381"/>
        <w:sz w:val="14"/>
        <w:szCs w:val="14"/>
      </w:rPr>
      <w:t>,</w:t>
    </w:r>
  </w:p>
  <w:p w14:paraId="31893609" w14:textId="77777777" w:rsidR="00BB0B7A" w:rsidRPr="00D94316" w:rsidRDefault="00BB0B7A" w:rsidP="00BF16C3">
    <w:pPr>
      <w:pStyle w:val="Piedepgina"/>
      <w:jc w:val="center"/>
      <w:rPr>
        <w:rFonts w:ascii="Montserrat" w:hAnsi="Montserrat"/>
        <w:color w:val="AA895B"/>
        <w:sz w:val="14"/>
        <w:szCs w:val="14"/>
      </w:rPr>
    </w:pPr>
    <w:r w:rsidRPr="00BB6529">
      <w:rPr>
        <w:rFonts w:ascii="Montserrat SemiBold" w:hAnsi="Montserrat SemiBold"/>
        <w:b/>
        <w:bCs/>
        <w:color w:val="D6B381"/>
        <w:sz w:val="14"/>
        <w:szCs w:val="14"/>
      </w:rPr>
      <w:t xml:space="preserve">Tel: (55) 5140 </w:t>
    </w:r>
    <w:proofErr w:type="gramStart"/>
    <w:r w:rsidRPr="00BB6529">
      <w:rPr>
        <w:rFonts w:ascii="Montserrat SemiBold" w:hAnsi="Montserrat SemiBold"/>
        <w:b/>
        <w:bCs/>
        <w:color w:val="D6B381"/>
        <w:sz w:val="14"/>
        <w:szCs w:val="14"/>
      </w:rPr>
      <w:t xml:space="preserve">9617 </w:t>
    </w:r>
    <w:r>
      <w:rPr>
        <w:rFonts w:ascii="Montserrat SemiBold" w:hAnsi="Montserrat SemiBold"/>
        <w:b/>
        <w:bCs/>
        <w:color w:val="D6B381"/>
        <w:sz w:val="14"/>
        <w:szCs w:val="14"/>
      </w:rPr>
      <w:t xml:space="preserve"> Red</w:t>
    </w:r>
    <w:proofErr w:type="gramEnd"/>
    <w:r>
      <w:rPr>
        <w:rFonts w:ascii="Montserrat SemiBold" w:hAnsi="Montserrat SemiBold"/>
        <w:b/>
        <w:bCs/>
        <w:color w:val="D6B381"/>
        <w:sz w:val="14"/>
        <w:szCs w:val="14"/>
      </w:rPr>
      <w:t xml:space="preserve"> 12962 </w:t>
    </w:r>
  </w:p>
  <w:p w14:paraId="77EAD059" w14:textId="77777777" w:rsidR="00BB0B7A" w:rsidRPr="00F922A0" w:rsidRDefault="00BB0B7A">
    <w:pPr>
      <w:pStyle w:val="Piedepgina"/>
      <w:rPr>
        <w:rFonts w:ascii="Montserrat SemiBold" w:hAnsi="Montserrat SemiBold"/>
        <w:b/>
        <w:bCs/>
        <w:color w:val="D6B381"/>
        <w:sz w:val="14"/>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93CE2" w14:textId="77777777" w:rsidR="00F74945" w:rsidRDefault="00F74945" w:rsidP="004E50CF">
      <w:r>
        <w:separator/>
      </w:r>
    </w:p>
  </w:footnote>
  <w:footnote w:type="continuationSeparator" w:id="0">
    <w:p w14:paraId="45F743C8" w14:textId="77777777" w:rsidR="00F74945" w:rsidRDefault="00F74945" w:rsidP="004E50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BCAA41" w14:textId="77777777" w:rsidR="00BB0B7A" w:rsidRDefault="00BB0B7A">
    <w:pPr>
      <w:pStyle w:val="Encabezado"/>
    </w:pPr>
    <w:r>
      <w:rPr>
        <w:noProof/>
        <w:lang w:val="es-MX" w:eastAsia="es-MX"/>
      </w:rPr>
      <w:drawing>
        <wp:anchor distT="0" distB="0" distL="114300" distR="114300" simplePos="0" relativeHeight="251661312" behindDoc="0" locked="0" layoutInCell="1" allowOverlap="1" wp14:anchorId="679DA222" wp14:editId="2561EECF">
          <wp:simplePos x="0" y="0"/>
          <wp:positionH relativeFrom="column">
            <wp:posOffset>4907280</wp:posOffset>
          </wp:positionH>
          <wp:positionV relativeFrom="paragraph">
            <wp:posOffset>30953</wp:posOffset>
          </wp:positionV>
          <wp:extent cx="1519983" cy="775359"/>
          <wp:effectExtent l="0" t="0" r="0" b="5715"/>
          <wp:wrapNone/>
          <wp:docPr id="11" name="Imagen 11" descr="http://www.issste.gob.mx/intranet/multimedia/mat_identidad_grafica/logotipos/2023_ISOLOGO_VERS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ssste.gob.mx/intranet/multimedia/mat_identidad_grafica/logotipos/2023_ISOLOGO_VERSIONES.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13454" b="12057"/>
                  <a:stretch/>
                </pic:blipFill>
                <pic:spPr bwMode="auto">
                  <a:xfrm>
                    <a:off x="0" y="0"/>
                    <a:ext cx="1519983" cy="7753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id w:val="-1365203949"/>
        <w:docPartObj>
          <w:docPartGallery w:val="Page Numbers (Margins)"/>
          <w:docPartUnique/>
        </w:docPartObj>
      </w:sdtPr>
      <w:sdtContent>
        <w:r>
          <w:rPr>
            <w:noProof/>
            <w:lang w:val="es-MX" w:eastAsia="es-MX"/>
          </w:rPr>
          <mc:AlternateContent>
            <mc:Choice Requires="wps">
              <w:drawing>
                <wp:anchor distT="0" distB="0" distL="114300" distR="114300" simplePos="0" relativeHeight="251660288" behindDoc="0" locked="0" layoutInCell="0" allowOverlap="1" wp14:anchorId="391349BA" wp14:editId="340025D5">
                  <wp:simplePos x="0" y="0"/>
                  <wp:positionH relativeFrom="rightMargin">
                    <wp:align>center</wp:align>
                  </wp:positionH>
                  <wp:positionV relativeFrom="margin">
                    <wp:align>bottom</wp:align>
                  </wp:positionV>
                  <wp:extent cx="510540" cy="2183130"/>
                  <wp:effectExtent l="0" t="0" r="3810" b="0"/>
                  <wp:wrapNone/>
                  <wp:docPr id="5"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11B84C" w14:textId="77777777" w:rsidR="00BB0B7A" w:rsidRDefault="00BB0B7A">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sidR="00FB6F5D" w:rsidRPr="00FB6F5D">
                                <w:rPr>
                                  <w:rFonts w:asciiTheme="majorHAnsi" w:eastAsiaTheme="majorEastAsia" w:hAnsiTheme="majorHAnsi" w:cstheme="majorBidi"/>
                                  <w:noProof/>
                                  <w:sz w:val="44"/>
                                  <w:szCs w:val="44"/>
                                </w:rPr>
                                <w:t>21</w:t>
                              </w:r>
                              <w:r>
                                <w:rPr>
                                  <w:rFonts w:asciiTheme="majorHAnsi" w:eastAsiaTheme="majorEastAsia" w:hAnsiTheme="majorHAnsi" w:cstheme="majorBidi"/>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91349BA" id="Rectángulo 5" o:spid="_x0000_s1081" style="position:absolute;margin-left:0;margin-top:0;width:40.2pt;height:171.9pt;z-index:2516602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0B11B84C" w14:textId="77777777" w:rsidR="00BB0B7A" w:rsidRDefault="00BB0B7A">
                        <w:pPr>
                          <w:pStyle w:val="Piedepgina"/>
                          <w:rPr>
                            <w:rFonts w:asciiTheme="majorHAnsi" w:eastAsiaTheme="majorEastAsia" w:hAnsiTheme="majorHAnsi" w:cstheme="majorBidi"/>
                            <w:sz w:val="44"/>
                            <w:szCs w:val="44"/>
                          </w:rPr>
                        </w:pPr>
                        <w:r>
                          <w:rPr>
                            <w:rFonts w:asciiTheme="majorHAnsi" w:eastAsiaTheme="majorEastAsia" w:hAnsiTheme="majorHAnsi" w:cstheme="majorBidi"/>
                          </w:rPr>
                          <w:t>Página</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sidR="00FB6F5D" w:rsidRPr="00FB6F5D">
                          <w:rPr>
                            <w:rFonts w:asciiTheme="majorHAnsi" w:eastAsiaTheme="majorEastAsia" w:hAnsiTheme="majorHAnsi" w:cstheme="majorBidi"/>
                            <w:noProof/>
                            <w:sz w:val="44"/>
                            <w:szCs w:val="44"/>
                          </w:rPr>
                          <w:t>21</w:t>
                        </w:r>
                        <w:r>
                          <w:rPr>
                            <w:rFonts w:asciiTheme="majorHAnsi" w:eastAsiaTheme="majorEastAsia" w:hAnsiTheme="majorHAnsi" w:cstheme="majorBidi"/>
                            <w:sz w:val="44"/>
                            <w:szCs w:val="44"/>
                          </w:rPr>
                          <w:fldChar w:fldCharType="end"/>
                        </w:r>
                      </w:p>
                    </w:txbxContent>
                  </v:textbox>
                  <w10:wrap anchorx="margin" anchory="margin"/>
                </v:rect>
              </w:pict>
            </mc:Fallback>
          </mc:AlternateContent>
        </w:r>
      </w:sdtContent>
    </w:sdt>
    <w:r>
      <w:rPr>
        <w:noProof/>
        <w:lang w:val="es-MX" w:eastAsia="es-MX"/>
      </w:rPr>
      <w:drawing>
        <wp:inline distT="0" distB="0" distL="0" distR="0" wp14:anchorId="04B83E3D" wp14:editId="2B38662E">
          <wp:extent cx="3934047" cy="787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
                    <a:extLst>
                      <a:ext uri="{28A0092B-C50C-407E-A947-70E740481C1C}">
                        <a14:useLocalDpi xmlns:a14="http://schemas.microsoft.com/office/drawing/2010/main" val="0"/>
                      </a:ext>
                    </a:extLst>
                  </a:blip>
                  <a:srcRect r="38781"/>
                  <a:stretch/>
                </pic:blipFill>
                <pic:spPr bwMode="auto">
                  <a:xfrm>
                    <a:off x="0" y="0"/>
                    <a:ext cx="3934047" cy="787400"/>
                  </a:xfrm>
                  <a:prstGeom prst="rect">
                    <a:avLst/>
                  </a:prstGeom>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A29B3"/>
    <w:multiLevelType w:val="hybridMultilevel"/>
    <w:tmpl w:val="FE408EE2"/>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8803EE0"/>
    <w:multiLevelType w:val="hybridMultilevel"/>
    <w:tmpl w:val="ADB0B30E"/>
    <w:lvl w:ilvl="0" w:tplc="8B224146">
      <w:start w:val="6"/>
      <w:numFmt w:val="bullet"/>
      <w:lvlText w:val="•"/>
      <w:lvlJc w:val="left"/>
      <w:pPr>
        <w:ind w:left="720" w:hanging="360"/>
      </w:pPr>
      <w:rPr>
        <w:rFonts w:ascii="Montserrat" w:eastAsia="Tahoma" w:hAnsi="Montserrat" w:cs="Tahoma" w:hint="default"/>
        <w:sz w:val="22"/>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27555F8"/>
    <w:multiLevelType w:val="hybridMultilevel"/>
    <w:tmpl w:val="C15C6F8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8867D1B"/>
    <w:multiLevelType w:val="multilevel"/>
    <w:tmpl w:val="CC683B52"/>
    <w:lvl w:ilvl="0">
      <w:start w:val="1"/>
      <w:numFmt w:val="decimal"/>
      <w:lvlText w:val="%1."/>
      <w:lvlJc w:val="left"/>
      <w:pPr>
        <w:ind w:left="720" w:hanging="360"/>
      </w:pPr>
      <w:rPr>
        <w:sz w:val="22"/>
        <w:szCs w:val="22"/>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FBC3317"/>
    <w:multiLevelType w:val="hybridMultilevel"/>
    <w:tmpl w:val="BF781964"/>
    <w:lvl w:ilvl="0" w:tplc="A15A80AC">
      <w:start w:val="1"/>
      <w:numFmt w:val="lowerLetter"/>
      <w:lvlText w:val="%1)"/>
      <w:lvlJc w:val="left"/>
      <w:pPr>
        <w:ind w:left="786" w:hanging="360"/>
      </w:pPr>
      <w:rPr>
        <w:rFonts w:hint="default"/>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5" w15:restartNumberingAfterBreak="0">
    <w:nsid w:val="2C933B84"/>
    <w:multiLevelType w:val="hybridMultilevel"/>
    <w:tmpl w:val="C7D824BA"/>
    <w:lvl w:ilvl="0" w:tplc="080A0001">
      <w:start w:val="1"/>
      <w:numFmt w:val="bullet"/>
      <w:lvlText w:val=""/>
      <w:lvlJc w:val="left"/>
      <w:pPr>
        <w:ind w:left="40" w:hanging="360"/>
      </w:pPr>
      <w:rPr>
        <w:rFonts w:ascii="Symbol" w:hAnsi="Symbol" w:hint="default"/>
      </w:rPr>
    </w:lvl>
    <w:lvl w:ilvl="1" w:tplc="080A0003" w:tentative="1">
      <w:start w:val="1"/>
      <w:numFmt w:val="bullet"/>
      <w:lvlText w:val="o"/>
      <w:lvlJc w:val="left"/>
      <w:pPr>
        <w:ind w:left="760" w:hanging="360"/>
      </w:pPr>
      <w:rPr>
        <w:rFonts w:ascii="Courier New" w:hAnsi="Courier New" w:cs="Courier New" w:hint="default"/>
      </w:rPr>
    </w:lvl>
    <w:lvl w:ilvl="2" w:tplc="080A0005" w:tentative="1">
      <w:start w:val="1"/>
      <w:numFmt w:val="bullet"/>
      <w:lvlText w:val=""/>
      <w:lvlJc w:val="left"/>
      <w:pPr>
        <w:ind w:left="1480" w:hanging="360"/>
      </w:pPr>
      <w:rPr>
        <w:rFonts w:ascii="Wingdings" w:hAnsi="Wingdings" w:hint="default"/>
      </w:rPr>
    </w:lvl>
    <w:lvl w:ilvl="3" w:tplc="080A0001" w:tentative="1">
      <w:start w:val="1"/>
      <w:numFmt w:val="bullet"/>
      <w:lvlText w:val=""/>
      <w:lvlJc w:val="left"/>
      <w:pPr>
        <w:ind w:left="2200" w:hanging="360"/>
      </w:pPr>
      <w:rPr>
        <w:rFonts w:ascii="Symbol" w:hAnsi="Symbol" w:hint="default"/>
      </w:rPr>
    </w:lvl>
    <w:lvl w:ilvl="4" w:tplc="080A0003" w:tentative="1">
      <w:start w:val="1"/>
      <w:numFmt w:val="bullet"/>
      <w:lvlText w:val="o"/>
      <w:lvlJc w:val="left"/>
      <w:pPr>
        <w:ind w:left="2920" w:hanging="360"/>
      </w:pPr>
      <w:rPr>
        <w:rFonts w:ascii="Courier New" w:hAnsi="Courier New" w:cs="Courier New" w:hint="default"/>
      </w:rPr>
    </w:lvl>
    <w:lvl w:ilvl="5" w:tplc="080A0005" w:tentative="1">
      <w:start w:val="1"/>
      <w:numFmt w:val="bullet"/>
      <w:lvlText w:val=""/>
      <w:lvlJc w:val="left"/>
      <w:pPr>
        <w:ind w:left="3640" w:hanging="360"/>
      </w:pPr>
      <w:rPr>
        <w:rFonts w:ascii="Wingdings" w:hAnsi="Wingdings" w:hint="default"/>
      </w:rPr>
    </w:lvl>
    <w:lvl w:ilvl="6" w:tplc="080A0001" w:tentative="1">
      <w:start w:val="1"/>
      <w:numFmt w:val="bullet"/>
      <w:lvlText w:val=""/>
      <w:lvlJc w:val="left"/>
      <w:pPr>
        <w:ind w:left="4360" w:hanging="360"/>
      </w:pPr>
      <w:rPr>
        <w:rFonts w:ascii="Symbol" w:hAnsi="Symbol" w:hint="default"/>
      </w:rPr>
    </w:lvl>
    <w:lvl w:ilvl="7" w:tplc="080A0003" w:tentative="1">
      <w:start w:val="1"/>
      <w:numFmt w:val="bullet"/>
      <w:lvlText w:val="o"/>
      <w:lvlJc w:val="left"/>
      <w:pPr>
        <w:ind w:left="5080" w:hanging="360"/>
      </w:pPr>
      <w:rPr>
        <w:rFonts w:ascii="Courier New" w:hAnsi="Courier New" w:cs="Courier New" w:hint="default"/>
      </w:rPr>
    </w:lvl>
    <w:lvl w:ilvl="8" w:tplc="080A0005" w:tentative="1">
      <w:start w:val="1"/>
      <w:numFmt w:val="bullet"/>
      <w:lvlText w:val=""/>
      <w:lvlJc w:val="left"/>
      <w:pPr>
        <w:ind w:left="5800" w:hanging="360"/>
      </w:pPr>
      <w:rPr>
        <w:rFonts w:ascii="Wingdings" w:hAnsi="Wingdings" w:hint="default"/>
      </w:rPr>
    </w:lvl>
  </w:abstractNum>
  <w:abstractNum w:abstractNumId="6" w15:restartNumberingAfterBreak="0">
    <w:nsid w:val="30EF7120"/>
    <w:multiLevelType w:val="hybridMultilevel"/>
    <w:tmpl w:val="6FC42BC8"/>
    <w:lvl w:ilvl="0" w:tplc="080A0001">
      <w:start w:val="1"/>
      <w:numFmt w:val="bullet"/>
      <w:lvlText w:val=""/>
      <w:lvlJc w:val="left"/>
      <w:pPr>
        <w:ind w:left="40" w:hanging="360"/>
      </w:pPr>
      <w:rPr>
        <w:rFonts w:ascii="Symbol" w:hAnsi="Symbol" w:hint="default"/>
      </w:rPr>
    </w:lvl>
    <w:lvl w:ilvl="1" w:tplc="080A0003" w:tentative="1">
      <w:start w:val="1"/>
      <w:numFmt w:val="bullet"/>
      <w:lvlText w:val="o"/>
      <w:lvlJc w:val="left"/>
      <w:pPr>
        <w:ind w:left="760" w:hanging="360"/>
      </w:pPr>
      <w:rPr>
        <w:rFonts w:ascii="Courier New" w:hAnsi="Courier New" w:cs="Courier New" w:hint="default"/>
      </w:rPr>
    </w:lvl>
    <w:lvl w:ilvl="2" w:tplc="080A0005" w:tentative="1">
      <w:start w:val="1"/>
      <w:numFmt w:val="bullet"/>
      <w:lvlText w:val=""/>
      <w:lvlJc w:val="left"/>
      <w:pPr>
        <w:ind w:left="1480" w:hanging="360"/>
      </w:pPr>
      <w:rPr>
        <w:rFonts w:ascii="Wingdings" w:hAnsi="Wingdings" w:hint="default"/>
      </w:rPr>
    </w:lvl>
    <w:lvl w:ilvl="3" w:tplc="080A0001" w:tentative="1">
      <w:start w:val="1"/>
      <w:numFmt w:val="bullet"/>
      <w:lvlText w:val=""/>
      <w:lvlJc w:val="left"/>
      <w:pPr>
        <w:ind w:left="2200" w:hanging="360"/>
      </w:pPr>
      <w:rPr>
        <w:rFonts w:ascii="Symbol" w:hAnsi="Symbol" w:hint="default"/>
      </w:rPr>
    </w:lvl>
    <w:lvl w:ilvl="4" w:tplc="080A0003" w:tentative="1">
      <w:start w:val="1"/>
      <w:numFmt w:val="bullet"/>
      <w:lvlText w:val="o"/>
      <w:lvlJc w:val="left"/>
      <w:pPr>
        <w:ind w:left="2920" w:hanging="360"/>
      </w:pPr>
      <w:rPr>
        <w:rFonts w:ascii="Courier New" w:hAnsi="Courier New" w:cs="Courier New" w:hint="default"/>
      </w:rPr>
    </w:lvl>
    <w:lvl w:ilvl="5" w:tplc="080A0005" w:tentative="1">
      <w:start w:val="1"/>
      <w:numFmt w:val="bullet"/>
      <w:lvlText w:val=""/>
      <w:lvlJc w:val="left"/>
      <w:pPr>
        <w:ind w:left="3640" w:hanging="360"/>
      </w:pPr>
      <w:rPr>
        <w:rFonts w:ascii="Wingdings" w:hAnsi="Wingdings" w:hint="default"/>
      </w:rPr>
    </w:lvl>
    <w:lvl w:ilvl="6" w:tplc="080A0001" w:tentative="1">
      <w:start w:val="1"/>
      <w:numFmt w:val="bullet"/>
      <w:lvlText w:val=""/>
      <w:lvlJc w:val="left"/>
      <w:pPr>
        <w:ind w:left="4360" w:hanging="360"/>
      </w:pPr>
      <w:rPr>
        <w:rFonts w:ascii="Symbol" w:hAnsi="Symbol" w:hint="default"/>
      </w:rPr>
    </w:lvl>
    <w:lvl w:ilvl="7" w:tplc="080A0003" w:tentative="1">
      <w:start w:val="1"/>
      <w:numFmt w:val="bullet"/>
      <w:lvlText w:val="o"/>
      <w:lvlJc w:val="left"/>
      <w:pPr>
        <w:ind w:left="5080" w:hanging="360"/>
      </w:pPr>
      <w:rPr>
        <w:rFonts w:ascii="Courier New" w:hAnsi="Courier New" w:cs="Courier New" w:hint="default"/>
      </w:rPr>
    </w:lvl>
    <w:lvl w:ilvl="8" w:tplc="080A0005" w:tentative="1">
      <w:start w:val="1"/>
      <w:numFmt w:val="bullet"/>
      <w:lvlText w:val=""/>
      <w:lvlJc w:val="left"/>
      <w:pPr>
        <w:ind w:left="5800" w:hanging="360"/>
      </w:pPr>
      <w:rPr>
        <w:rFonts w:ascii="Wingdings" w:hAnsi="Wingdings" w:hint="default"/>
      </w:rPr>
    </w:lvl>
  </w:abstractNum>
  <w:abstractNum w:abstractNumId="7" w15:restartNumberingAfterBreak="0">
    <w:nsid w:val="3F96127D"/>
    <w:multiLevelType w:val="hybridMultilevel"/>
    <w:tmpl w:val="FE7688EE"/>
    <w:lvl w:ilvl="0" w:tplc="080A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0E554D2"/>
    <w:multiLevelType w:val="hybridMultilevel"/>
    <w:tmpl w:val="F9AA8D4A"/>
    <w:lvl w:ilvl="0" w:tplc="EB5A6494">
      <w:start w:val="1"/>
      <w:numFmt w:val="bullet"/>
      <w:lvlText w:val=""/>
      <w:lvlJc w:val="left"/>
      <w:pPr>
        <w:ind w:left="62" w:hanging="360"/>
      </w:pPr>
      <w:rPr>
        <w:rFonts w:ascii="Symbol" w:hAnsi="Symbol"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4BF830A9"/>
    <w:multiLevelType w:val="hybridMultilevel"/>
    <w:tmpl w:val="28B4E09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4EF5652B"/>
    <w:multiLevelType w:val="hybridMultilevel"/>
    <w:tmpl w:val="01C65D1A"/>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F41390B"/>
    <w:multiLevelType w:val="hybridMultilevel"/>
    <w:tmpl w:val="55CE1A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552D618F"/>
    <w:multiLevelType w:val="hybridMultilevel"/>
    <w:tmpl w:val="F15A9150"/>
    <w:lvl w:ilvl="0" w:tplc="EAE86A4E">
      <w:start w:val="1"/>
      <w:numFmt w:val="upperRoman"/>
      <w:lvlText w:val="%1."/>
      <w:lvlJc w:val="left"/>
      <w:pPr>
        <w:ind w:left="502"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FDA0874"/>
    <w:multiLevelType w:val="hybridMultilevel"/>
    <w:tmpl w:val="035C59B8"/>
    <w:lvl w:ilvl="0" w:tplc="A1FCBE1E">
      <w:numFmt w:val="bullet"/>
      <w:lvlText w:val="•"/>
      <w:lvlJc w:val="left"/>
      <w:pPr>
        <w:ind w:left="720" w:hanging="360"/>
      </w:pPr>
      <w:rPr>
        <w:rFonts w:ascii="Arial" w:eastAsia="Arial" w:hAnsi="Arial" w:cs="Arial" w:hint="default"/>
        <w:b w:val="0"/>
        <w:bCs w:val="0"/>
        <w:i w:val="0"/>
        <w:iCs w:val="0"/>
        <w:w w:val="100"/>
        <w:sz w:val="18"/>
        <w:szCs w:val="18"/>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0BB3A9F"/>
    <w:multiLevelType w:val="hybridMultilevel"/>
    <w:tmpl w:val="31667A5A"/>
    <w:lvl w:ilvl="0" w:tplc="9AC06110">
      <w:start w:val="1"/>
      <w:numFmt w:val="upperRoman"/>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60C64ECE"/>
    <w:multiLevelType w:val="hybridMultilevel"/>
    <w:tmpl w:val="10EEFE08"/>
    <w:lvl w:ilvl="0" w:tplc="080A0001">
      <w:start w:val="1"/>
      <w:numFmt w:val="bullet"/>
      <w:lvlText w:val=""/>
      <w:lvlJc w:val="left"/>
      <w:pPr>
        <w:ind w:left="40" w:hanging="360"/>
      </w:pPr>
      <w:rPr>
        <w:rFonts w:ascii="Symbol" w:hAnsi="Symbol" w:hint="default"/>
      </w:rPr>
    </w:lvl>
    <w:lvl w:ilvl="1" w:tplc="080A0003" w:tentative="1">
      <w:start w:val="1"/>
      <w:numFmt w:val="bullet"/>
      <w:lvlText w:val="o"/>
      <w:lvlJc w:val="left"/>
      <w:pPr>
        <w:ind w:left="760" w:hanging="360"/>
      </w:pPr>
      <w:rPr>
        <w:rFonts w:ascii="Courier New" w:hAnsi="Courier New" w:cs="Courier New" w:hint="default"/>
      </w:rPr>
    </w:lvl>
    <w:lvl w:ilvl="2" w:tplc="080A0005" w:tentative="1">
      <w:start w:val="1"/>
      <w:numFmt w:val="bullet"/>
      <w:lvlText w:val=""/>
      <w:lvlJc w:val="left"/>
      <w:pPr>
        <w:ind w:left="1480" w:hanging="360"/>
      </w:pPr>
      <w:rPr>
        <w:rFonts w:ascii="Wingdings" w:hAnsi="Wingdings" w:hint="default"/>
      </w:rPr>
    </w:lvl>
    <w:lvl w:ilvl="3" w:tplc="080A0001" w:tentative="1">
      <w:start w:val="1"/>
      <w:numFmt w:val="bullet"/>
      <w:lvlText w:val=""/>
      <w:lvlJc w:val="left"/>
      <w:pPr>
        <w:ind w:left="2200" w:hanging="360"/>
      </w:pPr>
      <w:rPr>
        <w:rFonts w:ascii="Symbol" w:hAnsi="Symbol" w:hint="default"/>
      </w:rPr>
    </w:lvl>
    <w:lvl w:ilvl="4" w:tplc="080A0003" w:tentative="1">
      <w:start w:val="1"/>
      <w:numFmt w:val="bullet"/>
      <w:lvlText w:val="o"/>
      <w:lvlJc w:val="left"/>
      <w:pPr>
        <w:ind w:left="2920" w:hanging="360"/>
      </w:pPr>
      <w:rPr>
        <w:rFonts w:ascii="Courier New" w:hAnsi="Courier New" w:cs="Courier New" w:hint="default"/>
      </w:rPr>
    </w:lvl>
    <w:lvl w:ilvl="5" w:tplc="080A0005" w:tentative="1">
      <w:start w:val="1"/>
      <w:numFmt w:val="bullet"/>
      <w:lvlText w:val=""/>
      <w:lvlJc w:val="left"/>
      <w:pPr>
        <w:ind w:left="3640" w:hanging="360"/>
      </w:pPr>
      <w:rPr>
        <w:rFonts w:ascii="Wingdings" w:hAnsi="Wingdings" w:hint="default"/>
      </w:rPr>
    </w:lvl>
    <w:lvl w:ilvl="6" w:tplc="080A0001" w:tentative="1">
      <w:start w:val="1"/>
      <w:numFmt w:val="bullet"/>
      <w:lvlText w:val=""/>
      <w:lvlJc w:val="left"/>
      <w:pPr>
        <w:ind w:left="4360" w:hanging="360"/>
      </w:pPr>
      <w:rPr>
        <w:rFonts w:ascii="Symbol" w:hAnsi="Symbol" w:hint="default"/>
      </w:rPr>
    </w:lvl>
    <w:lvl w:ilvl="7" w:tplc="080A0003" w:tentative="1">
      <w:start w:val="1"/>
      <w:numFmt w:val="bullet"/>
      <w:lvlText w:val="o"/>
      <w:lvlJc w:val="left"/>
      <w:pPr>
        <w:ind w:left="5080" w:hanging="360"/>
      </w:pPr>
      <w:rPr>
        <w:rFonts w:ascii="Courier New" w:hAnsi="Courier New" w:cs="Courier New" w:hint="default"/>
      </w:rPr>
    </w:lvl>
    <w:lvl w:ilvl="8" w:tplc="080A0005" w:tentative="1">
      <w:start w:val="1"/>
      <w:numFmt w:val="bullet"/>
      <w:lvlText w:val=""/>
      <w:lvlJc w:val="left"/>
      <w:pPr>
        <w:ind w:left="5800" w:hanging="360"/>
      </w:pPr>
      <w:rPr>
        <w:rFonts w:ascii="Wingdings" w:hAnsi="Wingdings" w:hint="default"/>
      </w:rPr>
    </w:lvl>
  </w:abstractNum>
  <w:abstractNum w:abstractNumId="16" w15:restartNumberingAfterBreak="0">
    <w:nsid w:val="75A92B52"/>
    <w:multiLevelType w:val="hybridMultilevel"/>
    <w:tmpl w:val="813A1A6A"/>
    <w:lvl w:ilvl="0" w:tplc="080A0001">
      <w:start w:val="1"/>
      <w:numFmt w:val="bullet"/>
      <w:lvlText w:val=""/>
      <w:lvlJc w:val="left"/>
      <w:pPr>
        <w:ind w:left="62" w:hanging="360"/>
      </w:pPr>
      <w:rPr>
        <w:rFonts w:ascii="Symbol" w:hAnsi="Symbol" w:hint="default"/>
      </w:rPr>
    </w:lvl>
    <w:lvl w:ilvl="1" w:tplc="080A0003" w:tentative="1">
      <w:start w:val="1"/>
      <w:numFmt w:val="bullet"/>
      <w:lvlText w:val="o"/>
      <w:lvlJc w:val="left"/>
      <w:pPr>
        <w:ind w:left="782" w:hanging="360"/>
      </w:pPr>
      <w:rPr>
        <w:rFonts w:ascii="Courier New" w:hAnsi="Courier New" w:cs="Courier New" w:hint="default"/>
      </w:rPr>
    </w:lvl>
    <w:lvl w:ilvl="2" w:tplc="080A0005" w:tentative="1">
      <w:start w:val="1"/>
      <w:numFmt w:val="bullet"/>
      <w:lvlText w:val=""/>
      <w:lvlJc w:val="left"/>
      <w:pPr>
        <w:ind w:left="1502" w:hanging="360"/>
      </w:pPr>
      <w:rPr>
        <w:rFonts w:ascii="Wingdings" w:hAnsi="Wingdings" w:hint="default"/>
      </w:rPr>
    </w:lvl>
    <w:lvl w:ilvl="3" w:tplc="080A0001" w:tentative="1">
      <w:start w:val="1"/>
      <w:numFmt w:val="bullet"/>
      <w:lvlText w:val=""/>
      <w:lvlJc w:val="left"/>
      <w:pPr>
        <w:ind w:left="2222" w:hanging="360"/>
      </w:pPr>
      <w:rPr>
        <w:rFonts w:ascii="Symbol" w:hAnsi="Symbol" w:hint="default"/>
      </w:rPr>
    </w:lvl>
    <w:lvl w:ilvl="4" w:tplc="080A0003" w:tentative="1">
      <w:start w:val="1"/>
      <w:numFmt w:val="bullet"/>
      <w:lvlText w:val="o"/>
      <w:lvlJc w:val="left"/>
      <w:pPr>
        <w:ind w:left="2942" w:hanging="360"/>
      </w:pPr>
      <w:rPr>
        <w:rFonts w:ascii="Courier New" w:hAnsi="Courier New" w:cs="Courier New" w:hint="default"/>
      </w:rPr>
    </w:lvl>
    <w:lvl w:ilvl="5" w:tplc="080A0005" w:tentative="1">
      <w:start w:val="1"/>
      <w:numFmt w:val="bullet"/>
      <w:lvlText w:val=""/>
      <w:lvlJc w:val="left"/>
      <w:pPr>
        <w:ind w:left="3662" w:hanging="360"/>
      </w:pPr>
      <w:rPr>
        <w:rFonts w:ascii="Wingdings" w:hAnsi="Wingdings" w:hint="default"/>
      </w:rPr>
    </w:lvl>
    <w:lvl w:ilvl="6" w:tplc="080A0001" w:tentative="1">
      <w:start w:val="1"/>
      <w:numFmt w:val="bullet"/>
      <w:lvlText w:val=""/>
      <w:lvlJc w:val="left"/>
      <w:pPr>
        <w:ind w:left="4382" w:hanging="360"/>
      </w:pPr>
      <w:rPr>
        <w:rFonts w:ascii="Symbol" w:hAnsi="Symbol" w:hint="default"/>
      </w:rPr>
    </w:lvl>
    <w:lvl w:ilvl="7" w:tplc="080A0003" w:tentative="1">
      <w:start w:val="1"/>
      <w:numFmt w:val="bullet"/>
      <w:lvlText w:val="o"/>
      <w:lvlJc w:val="left"/>
      <w:pPr>
        <w:ind w:left="5102" w:hanging="360"/>
      </w:pPr>
      <w:rPr>
        <w:rFonts w:ascii="Courier New" w:hAnsi="Courier New" w:cs="Courier New" w:hint="default"/>
      </w:rPr>
    </w:lvl>
    <w:lvl w:ilvl="8" w:tplc="080A0005" w:tentative="1">
      <w:start w:val="1"/>
      <w:numFmt w:val="bullet"/>
      <w:lvlText w:val=""/>
      <w:lvlJc w:val="left"/>
      <w:pPr>
        <w:ind w:left="5822" w:hanging="360"/>
      </w:pPr>
      <w:rPr>
        <w:rFonts w:ascii="Wingdings" w:hAnsi="Wingdings" w:hint="default"/>
      </w:rPr>
    </w:lvl>
  </w:abstractNum>
  <w:abstractNum w:abstractNumId="17" w15:restartNumberingAfterBreak="0">
    <w:nsid w:val="798D55C0"/>
    <w:multiLevelType w:val="multilevel"/>
    <w:tmpl w:val="E62CA96A"/>
    <w:lvl w:ilvl="0">
      <w:start w:val="1"/>
      <w:numFmt w:val="decimal"/>
      <w:lvlText w:val="%1."/>
      <w:lvlJc w:val="left"/>
      <w:pPr>
        <w:ind w:left="720" w:hanging="360"/>
      </w:p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190752248">
    <w:abstractNumId w:val="11"/>
  </w:num>
  <w:num w:numId="2" w16cid:durableId="1111437144">
    <w:abstractNumId w:val="9"/>
  </w:num>
  <w:num w:numId="3" w16cid:durableId="676343176">
    <w:abstractNumId w:val="3"/>
  </w:num>
  <w:num w:numId="4" w16cid:durableId="1933666104">
    <w:abstractNumId w:val="8"/>
  </w:num>
  <w:num w:numId="5" w16cid:durableId="201939741">
    <w:abstractNumId w:val="12"/>
  </w:num>
  <w:num w:numId="6" w16cid:durableId="2020689796">
    <w:abstractNumId w:val="14"/>
  </w:num>
  <w:num w:numId="7" w16cid:durableId="1331788714">
    <w:abstractNumId w:val="0"/>
  </w:num>
  <w:num w:numId="8" w16cid:durableId="920141695">
    <w:abstractNumId w:val="5"/>
  </w:num>
  <w:num w:numId="9" w16cid:durableId="1729956822">
    <w:abstractNumId w:val="6"/>
  </w:num>
  <w:num w:numId="10" w16cid:durableId="1677338496">
    <w:abstractNumId w:val="16"/>
  </w:num>
  <w:num w:numId="11" w16cid:durableId="1171412532">
    <w:abstractNumId w:val="15"/>
  </w:num>
  <w:num w:numId="12" w16cid:durableId="1790004410">
    <w:abstractNumId w:val="13"/>
  </w:num>
  <w:num w:numId="13" w16cid:durableId="338386138">
    <w:abstractNumId w:val="4"/>
  </w:num>
  <w:num w:numId="14" w16cid:durableId="1143740944">
    <w:abstractNumId w:val="10"/>
  </w:num>
  <w:num w:numId="15" w16cid:durableId="1070269661">
    <w:abstractNumId w:val="7"/>
  </w:num>
  <w:num w:numId="16" w16cid:durableId="1089619936">
    <w:abstractNumId w:val="17"/>
  </w:num>
  <w:num w:numId="17" w16cid:durableId="490215871">
    <w:abstractNumId w:val="1"/>
  </w:num>
  <w:num w:numId="18" w16cid:durableId="630592279">
    <w:abstractNumId w:val="2"/>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rmando Luna Badillo">
    <w15:presenceInfo w15:providerId="AD" w15:userId="S::armando.luna@issste.gob.mx::6031b194-85a5-4be7-b4fd-4b67b4b259bb"/>
  </w15:person>
  <w15:person w15:author="Angelica Rodriguez Ortega">
    <w15:presenceInfo w15:providerId="AD" w15:userId="S-1-5-21-210781654-2612836118-2701268588-278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EF4"/>
    <w:rsid w:val="00000AA9"/>
    <w:rsid w:val="00010FCC"/>
    <w:rsid w:val="000142ED"/>
    <w:rsid w:val="00020FE2"/>
    <w:rsid w:val="00023EC2"/>
    <w:rsid w:val="0003283E"/>
    <w:rsid w:val="00033A3B"/>
    <w:rsid w:val="00035BB4"/>
    <w:rsid w:val="000506B2"/>
    <w:rsid w:val="000552B3"/>
    <w:rsid w:val="00071296"/>
    <w:rsid w:val="000729C2"/>
    <w:rsid w:val="000739EC"/>
    <w:rsid w:val="00075676"/>
    <w:rsid w:val="000839FF"/>
    <w:rsid w:val="0008798D"/>
    <w:rsid w:val="000A393B"/>
    <w:rsid w:val="000A71E9"/>
    <w:rsid w:val="000B00B9"/>
    <w:rsid w:val="000B1822"/>
    <w:rsid w:val="000B18D8"/>
    <w:rsid w:val="000B3AE5"/>
    <w:rsid w:val="000B4559"/>
    <w:rsid w:val="000C06BC"/>
    <w:rsid w:val="000C11EB"/>
    <w:rsid w:val="000C4351"/>
    <w:rsid w:val="000C6430"/>
    <w:rsid w:val="000D1E77"/>
    <w:rsid w:val="000D2880"/>
    <w:rsid w:val="000D7602"/>
    <w:rsid w:val="000E14C4"/>
    <w:rsid w:val="000E3434"/>
    <w:rsid w:val="000E34BE"/>
    <w:rsid w:val="000E4405"/>
    <w:rsid w:val="000E7778"/>
    <w:rsid w:val="000F0D41"/>
    <w:rsid w:val="000F1DD3"/>
    <w:rsid w:val="000F61C9"/>
    <w:rsid w:val="001043CA"/>
    <w:rsid w:val="00110E2F"/>
    <w:rsid w:val="001176CB"/>
    <w:rsid w:val="0012170B"/>
    <w:rsid w:val="00133AD2"/>
    <w:rsid w:val="00135D64"/>
    <w:rsid w:val="001361B4"/>
    <w:rsid w:val="00142256"/>
    <w:rsid w:val="001431F7"/>
    <w:rsid w:val="00143729"/>
    <w:rsid w:val="001500BA"/>
    <w:rsid w:val="0015129E"/>
    <w:rsid w:val="001551BC"/>
    <w:rsid w:val="001562FA"/>
    <w:rsid w:val="00156B69"/>
    <w:rsid w:val="001626C6"/>
    <w:rsid w:val="00170E99"/>
    <w:rsid w:val="001750E6"/>
    <w:rsid w:val="001760B3"/>
    <w:rsid w:val="001765F0"/>
    <w:rsid w:val="0018114B"/>
    <w:rsid w:val="001826C6"/>
    <w:rsid w:val="00183A74"/>
    <w:rsid w:val="001865F9"/>
    <w:rsid w:val="00196225"/>
    <w:rsid w:val="001A10BA"/>
    <w:rsid w:val="001A18F6"/>
    <w:rsid w:val="001A1F72"/>
    <w:rsid w:val="001A5BCA"/>
    <w:rsid w:val="001B2339"/>
    <w:rsid w:val="001B2430"/>
    <w:rsid w:val="001B6BDF"/>
    <w:rsid w:val="001C4AB8"/>
    <w:rsid w:val="001C4AD1"/>
    <w:rsid w:val="001C565E"/>
    <w:rsid w:val="001C5CEF"/>
    <w:rsid w:val="001D4202"/>
    <w:rsid w:val="001D53B6"/>
    <w:rsid w:val="001D588E"/>
    <w:rsid w:val="001E23BB"/>
    <w:rsid w:val="001E3A45"/>
    <w:rsid w:val="001F7C9D"/>
    <w:rsid w:val="00205E11"/>
    <w:rsid w:val="00206BDE"/>
    <w:rsid w:val="00206F7A"/>
    <w:rsid w:val="00207BAB"/>
    <w:rsid w:val="002219C3"/>
    <w:rsid w:val="00224DD3"/>
    <w:rsid w:val="00224DD9"/>
    <w:rsid w:val="00227BF4"/>
    <w:rsid w:val="00231C00"/>
    <w:rsid w:val="00235891"/>
    <w:rsid w:val="00235A67"/>
    <w:rsid w:val="0023767F"/>
    <w:rsid w:val="00240DC4"/>
    <w:rsid w:val="002452FA"/>
    <w:rsid w:val="00255B0F"/>
    <w:rsid w:val="002561BC"/>
    <w:rsid w:val="00260F14"/>
    <w:rsid w:val="0026120C"/>
    <w:rsid w:val="00261C05"/>
    <w:rsid w:val="0026334E"/>
    <w:rsid w:val="002659F9"/>
    <w:rsid w:val="002755FB"/>
    <w:rsid w:val="00276B10"/>
    <w:rsid w:val="002800B3"/>
    <w:rsid w:val="00283B04"/>
    <w:rsid w:val="0028540B"/>
    <w:rsid w:val="002944BF"/>
    <w:rsid w:val="002A0442"/>
    <w:rsid w:val="002A1F6A"/>
    <w:rsid w:val="002A7674"/>
    <w:rsid w:val="002B02DE"/>
    <w:rsid w:val="002B1F8E"/>
    <w:rsid w:val="002C5F18"/>
    <w:rsid w:val="002C6AA8"/>
    <w:rsid w:val="002D3BB4"/>
    <w:rsid w:val="002D50AD"/>
    <w:rsid w:val="002D776B"/>
    <w:rsid w:val="002F609C"/>
    <w:rsid w:val="003031B3"/>
    <w:rsid w:val="00304CE9"/>
    <w:rsid w:val="00313FBE"/>
    <w:rsid w:val="00330CE1"/>
    <w:rsid w:val="00332972"/>
    <w:rsid w:val="00335AA5"/>
    <w:rsid w:val="00336D2C"/>
    <w:rsid w:val="00337CC9"/>
    <w:rsid w:val="003423C0"/>
    <w:rsid w:val="00342C05"/>
    <w:rsid w:val="0035055B"/>
    <w:rsid w:val="00355ABA"/>
    <w:rsid w:val="00361812"/>
    <w:rsid w:val="00364A63"/>
    <w:rsid w:val="00364CF3"/>
    <w:rsid w:val="003777F6"/>
    <w:rsid w:val="00381DB4"/>
    <w:rsid w:val="00395DD3"/>
    <w:rsid w:val="003967A2"/>
    <w:rsid w:val="00397404"/>
    <w:rsid w:val="003A1B73"/>
    <w:rsid w:val="003A3C02"/>
    <w:rsid w:val="003A453A"/>
    <w:rsid w:val="003A516B"/>
    <w:rsid w:val="003B1351"/>
    <w:rsid w:val="003B2CD1"/>
    <w:rsid w:val="003B392E"/>
    <w:rsid w:val="003C40E0"/>
    <w:rsid w:val="003C64A5"/>
    <w:rsid w:val="003C7858"/>
    <w:rsid w:val="003E3FC0"/>
    <w:rsid w:val="003E500C"/>
    <w:rsid w:val="003E6C89"/>
    <w:rsid w:val="003F16F5"/>
    <w:rsid w:val="003F31ED"/>
    <w:rsid w:val="003F3BC4"/>
    <w:rsid w:val="003F47F2"/>
    <w:rsid w:val="003F6146"/>
    <w:rsid w:val="004077EC"/>
    <w:rsid w:val="00410E0C"/>
    <w:rsid w:val="00421C6C"/>
    <w:rsid w:val="00424135"/>
    <w:rsid w:val="00424D45"/>
    <w:rsid w:val="00425600"/>
    <w:rsid w:val="00426A82"/>
    <w:rsid w:val="004274A7"/>
    <w:rsid w:val="004301B8"/>
    <w:rsid w:val="00434B1D"/>
    <w:rsid w:val="004376FC"/>
    <w:rsid w:val="00440A5E"/>
    <w:rsid w:val="004442D5"/>
    <w:rsid w:val="004447E7"/>
    <w:rsid w:val="00444EA0"/>
    <w:rsid w:val="00450F01"/>
    <w:rsid w:val="00451BD2"/>
    <w:rsid w:val="00454592"/>
    <w:rsid w:val="00457FCE"/>
    <w:rsid w:val="0046325C"/>
    <w:rsid w:val="00466FF5"/>
    <w:rsid w:val="00473E57"/>
    <w:rsid w:val="004759E8"/>
    <w:rsid w:val="00482DD1"/>
    <w:rsid w:val="004835B1"/>
    <w:rsid w:val="00491105"/>
    <w:rsid w:val="0049199A"/>
    <w:rsid w:val="004A2114"/>
    <w:rsid w:val="004A7226"/>
    <w:rsid w:val="004B7F65"/>
    <w:rsid w:val="004C25A1"/>
    <w:rsid w:val="004C39F2"/>
    <w:rsid w:val="004C6005"/>
    <w:rsid w:val="004D1763"/>
    <w:rsid w:val="004D2746"/>
    <w:rsid w:val="004E0051"/>
    <w:rsid w:val="004E46F0"/>
    <w:rsid w:val="004E50CF"/>
    <w:rsid w:val="004F066A"/>
    <w:rsid w:val="004F1185"/>
    <w:rsid w:val="004F1A80"/>
    <w:rsid w:val="005030F8"/>
    <w:rsid w:val="005073B7"/>
    <w:rsid w:val="005128B4"/>
    <w:rsid w:val="00512D69"/>
    <w:rsid w:val="0051684F"/>
    <w:rsid w:val="00520727"/>
    <w:rsid w:val="00525033"/>
    <w:rsid w:val="00525298"/>
    <w:rsid w:val="00537066"/>
    <w:rsid w:val="00543235"/>
    <w:rsid w:val="005455CC"/>
    <w:rsid w:val="005506AA"/>
    <w:rsid w:val="005508B1"/>
    <w:rsid w:val="00561469"/>
    <w:rsid w:val="005767BE"/>
    <w:rsid w:val="0058480F"/>
    <w:rsid w:val="00596899"/>
    <w:rsid w:val="005A5E28"/>
    <w:rsid w:val="005B37D0"/>
    <w:rsid w:val="005B6F60"/>
    <w:rsid w:val="005D4647"/>
    <w:rsid w:val="005D5835"/>
    <w:rsid w:val="005D6E5F"/>
    <w:rsid w:val="005E2889"/>
    <w:rsid w:val="005E28CC"/>
    <w:rsid w:val="005F515C"/>
    <w:rsid w:val="005F5AE2"/>
    <w:rsid w:val="005F7923"/>
    <w:rsid w:val="00600B33"/>
    <w:rsid w:val="00607D7C"/>
    <w:rsid w:val="00611A2A"/>
    <w:rsid w:val="006338C6"/>
    <w:rsid w:val="006349AA"/>
    <w:rsid w:val="00640A1F"/>
    <w:rsid w:val="00644524"/>
    <w:rsid w:val="006447AD"/>
    <w:rsid w:val="00644F86"/>
    <w:rsid w:val="00651BCA"/>
    <w:rsid w:val="0065206A"/>
    <w:rsid w:val="006536B0"/>
    <w:rsid w:val="00653AF0"/>
    <w:rsid w:val="00663891"/>
    <w:rsid w:val="00665C86"/>
    <w:rsid w:val="00666DC5"/>
    <w:rsid w:val="00667DEC"/>
    <w:rsid w:val="006713EA"/>
    <w:rsid w:val="00671517"/>
    <w:rsid w:val="006723F9"/>
    <w:rsid w:val="00675735"/>
    <w:rsid w:val="00681E45"/>
    <w:rsid w:val="0068409E"/>
    <w:rsid w:val="00684B76"/>
    <w:rsid w:val="006C1656"/>
    <w:rsid w:val="006C1816"/>
    <w:rsid w:val="006C3CF9"/>
    <w:rsid w:val="006C4AFC"/>
    <w:rsid w:val="006C548B"/>
    <w:rsid w:val="006D3B0A"/>
    <w:rsid w:val="006F3C31"/>
    <w:rsid w:val="006F7FCA"/>
    <w:rsid w:val="007038A5"/>
    <w:rsid w:val="00704FBF"/>
    <w:rsid w:val="00706CA6"/>
    <w:rsid w:val="00707A18"/>
    <w:rsid w:val="00720096"/>
    <w:rsid w:val="00721927"/>
    <w:rsid w:val="007238AF"/>
    <w:rsid w:val="00723A0B"/>
    <w:rsid w:val="00737A4F"/>
    <w:rsid w:val="00742C21"/>
    <w:rsid w:val="00744535"/>
    <w:rsid w:val="00751E1E"/>
    <w:rsid w:val="00751F41"/>
    <w:rsid w:val="007574D8"/>
    <w:rsid w:val="00757634"/>
    <w:rsid w:val="00760B80"/>
    <w:rsid w:val="007618FD"/>
    <w:rsid w:val="00774543"/>
    <w:rsid w:val="007757F7"/>
    <w:rsid w:val="007763C9"/>
    <w:rsid w:val="00781569"/>
    <w:rsid w:val="00791695"/>
    <w:rsid w:val="00792FBF"/>
    <w:rsid w:val="007A167C"/>
    <w:rsid w:val="007A1D4A"/>
    <w:rsid w:val="007A683B"/>
    <w:rsid w:val="007A7701"/>
    <w:rsid w:val="007A791C"/>
    <w:rsid w:val="007B1DA6"/>
    <w:rsid w:val="007B2405"/>
    <w:rsid w:val="007B3796"/>
    <w:rsid w:val="007B52BB"/>
    <w:rsid w:val="007C1EBB"/>
    <w:rsid w:val="007C244D"/>
    <w:rsid w:val="007C354B"/>
    <w:rsid w:val="007C4738"/>
    <w:rsid w:val="007D0FC4"/>
    <w:rsid w:val="007D1997"/>
    <w:rsid w:val="007E546D"/>
    <w:rsid w:val="007E6425"/>
    <w:rsid w:val="007F491E"/>
    <w:rsid w:val="007F6068"/>
    <w:rsid w:val="008027D5"/>
    <w:rsid w:val="00803835"/>
    <w:rsid w:val="00806939"/>
    <w:rsid w:val="008132EB"/>
    <w:rsid w:val="00813648"/>
    <w:rsid w:val="008224B0"/>
    <w:rsid w:val="008249B4"/>
    <w:rsid w:val="00824BC4"/>
    <w:rsid w:val="00825977"/>
    <w:rsid w:val="00841237"/>
    <w:rsid w:val="00843B3B"/>
    <w:rsid w:val="008506F3"/>
    <w:rsid w:val="00851B41"/>
    <w:rsid w:val="00851CD0"/>
    <w:rsid w:val="0086361E"/>
    <w:rsid w:val="00864300"/>
    <w:rsid w:val="00864EDE"/>
    <w:rsid w:val="008656B0"/>
    <w:rsid w:val="0087582B"/>
    <w:rsid w:val="00881EF2"/>
    <w:rsid w:val="00882326"/>
    <w:rsid w:val="00882D34"/>
    <w:rsid w:val="00886FEA"/>
    <w:rsid w:val="00890FCE"/>
    <w:rsid w:val="00891D90"/>
    <w:rsid w:val="00897656"/>
    <w:rsid w:val="008A5363"/>
    <w:rsid w:val="008B4558"/>
    <w:rsid w:val="008B665C"/>
    <w:rsid w:val="008B6848"/>
    <w:rsid w:val="008B69A1"/>
    <w:rsid w:val="008B746D"/>
    <w:rsid w:val="008C0056"/>
    <w:rsid w:val="008C311D"/>
    <w:rsid w:val="008C4C12"/>
    <w:rsid w:val="008C5332"/>
    <w:rsid w:val="008C7815"/>
    <w:rsid w:val="008D502C"/>
    <w:rsid w:val="008D6114"/>
    <w:rsid w:val="008E60EE"/>
    <w:rsid w:val="008F3424"/>
    <w:rsid w:val="008F4ED6"/>
    <w:rsid w:val="0090016C"/>
    <w:rsid w:val="00901187"/>
    <w:rsid w:val="00903C06"/>
    <w:rsid w:val="009164D3"/>
    <w:rsid w:val="00916B22"/>
    <w:rsid w:val="00924FFC"/>
    <w:rsid w:val="00930E78"/>
    <w:rsid w:val="00932DD0"/>
    <w:rsid w:val="0094480D"/>
    <w:rsid w:val="00944CF0"/>
    <w:rsid w:val="00951CDF"/>
    <w:rsid w:val="00955CF5"/>
    <w:rsid w:val="00957053"/>
    <w:rsid w:val="00957B47"/>
    <w:rsid w:val="009637A4"/>
    <w:rsid w:val="00967B14"/>
    <w:rsid w:val="0097010D"/>
    <w:rsid w:val="00972049"/>
    <w:rsid w:val="009736B5"/>
    <w:rsid w:val="00974263"/>
    <w:rsid w:val="00976AF2"/>
    <w:rsid w:val="00984177"/>
    <w:rsid w:val="00993DC8"/>
    <w:rsid w:val="009978E5"/>
    <w:rsid w:val="009A1FD5"/>
    <w:rsid w:val="009A2859"/>
    <w:rsid w:val="009A3BE0"/>
    <w:rsid w:val="009A4106"/>
    <w:rsid w:val="009A64D5"/>
    <w:rsid w:val="009B2ED2"/>
    <w:rsid w:val="009C3FD1"/>
    <w:rsid w:val="009C48AD"/>
    <w:rsid w:val="009C5D66"/>
    <w:rsid w:val="009C77D3"/>
    <w:rsid w:val="009E3843"/>
    <w:rsid w:val="009F1A07"/>
    <w:rsid w:val="009F5C87"/>
    <w:rsid w:val="009F7EF4"/>
    <w:rsid w:val="00A13189"/>
    <w:rsid w:val="00A132A4"/>
    <w:rsid w:val="00A16E6B"/>
    <w:rsid w:val="00A206D5"/>
    <w:rsid w:val="00A23053"/>
    <w:rsid w:val="00A24165"/>
    <w:rsid w:val="00A25053"/>
    <w:rsid w:val="00A250F2"/>
    <w:rsid w:val="00A27A8C"/>
    <w:rsid w:val="00A3059F"/>
    <w:rsid w:val="00A31829"/>
    <w:rsid w:val="00A33624"/>
    <w:rsid w:val="00A42593"/>
    <w:rsid w:val="00A55C99"/>
    <w:rsid w:val="00A55D70"/>
    <w:rsid w:val="00A60C8B"/>
    <w:rsid w:val="00A65DED"/>
    <w:rsid w:val="00A72E59"/>
    <w:rsid w:val="00A752A8"/>
    <w:rsid w:val="00A8372A"/>
    <w:rsid w:val="00A84423"/>
    <w:rsid w:val="00A95654"/>
    <w:rsid w:val="00AA05A4"/>
    <w:rsid w:val="00AA645D"/>
    <w:rsid w:val="00AB1557"/>
    <w:rsid w:val="00AB484E"/>
    <w:rsid w:val="00AB52DC"/>
    <w:rsid w:val="00AC2E6C"/>
    <w:rsid w:val="00AD19A6"/>
    <w:rsid w:val="00AD349B"/>
    <w:rsid w:val="00AD4E6C"/>
    <w:rsid w:val="00AE7E5E"/>
    <w:rsid w:val="00AF0586"/>
    <w:rsid w:val="00AF0E91"/>
    <w:rsid w:val="00AF5BF8"/>
    <w:rsid w:val="00B00440"/>
    <w:rsid w:val="00B010B6"/>
    <w:rsid w:val="00B03E38"/>
    <w:rsid w:val="00B176A8"/>
    <w:rsid w:val="00B178B1"/>
    <w:rsid w:val="00B27304"/>
    <w:rsid w:val="00B331DF"/>
    <w:rsid w:val="00B36B52"/>
    <w:rsid w:val="00B416BB"/>
    <w:rsid w:val="00B451EB"/>
    <w:rsid w:val="00B50E4C"/>
    <w:rsid w:val="00B51D57"/>
    <w:rsid w:val="00B528B1"/>
    <w:rsid w:val="00B5292C"/>
    <w:rsid w:val="00B546B0"/>
    <w:rsid w:val="00B552CF"/>
    <w:rsid w:val="00B619C2"/>
    <w:rsid w:val="00B7041C"/>
    <w:rsid w:val="00B72E6B"/>
    <w:rsid w:val="00B75667"/>
    <w:rsid w:val="00B77898"/>
    <w:rsid w:val="00B90F04"/>
    <w:rsid w:val="00B9375B"/>
    <w:rsid w:val="00BA6FE0"/>
    <w:rsid w:val="00BA77CB"/>
    <w:rsid w:val="00BB0B7A"/>
    <w:rsid w:val="00BB1413"/>
    <w:rsid w:val="00BC4BC8"/>
    <w:rsid w:val="00BD2BEA"/>
    <w:rsid w:val="00BD2C88"/>
    <w:rsid w:val="00BD5135"/>
    <w:rsid w:val="00BD7FC5"/>
    <w:rsid w:val="00BE4175"/>
    <w:rsid w:val="00BE49E8"/>
    <w:rsid w:val="00BF0472"/>
    <w:rsid w:val="00BF16C3"/>
    <w:rsid w:val="00BF3705"/>
    <w:rsid w:val="00BF7676"/>
    <w:rsid w:val="00BF7F1D"/>
    <w:rsid w:val="00C10003"/>
    <w:rsid w:val="00C10DA0"/>
    <w:rsid w:val="00C225FA"/>
    <w:rsid w:val="00C307AB"/>
    <w:rsid w:val="00C31E63"/>
    <w:rsid w:val="00C37B49"/>
    <w:rsid w:val="00C42F1F"/>
    <w:rsid w:val="00C44DDA"/>
    <w:rsid w:val="00C44E66"/>
    <w:rsid w:val="00C45278"/>
    <w:rsid w:val="00C52EDA"/>
    <w:rsid w:val="00C52F0A"/>
    <w:rsid w:val="00C53321"/>
    <w:rsid w:val="00C54B76"/>
    <w:rsid w:val="00C55045"/>
    <w:rsid w:val="00C578E0"/>
    <w:rsid w:val="00C60CA4"/>
    <w:rsid w:val="00C65178"/>
    <w:rsid w:val="00C65DAF"/>
    <w:rsid w:val="00C726AC"/>
    <w:rsid w:val="00C74303"/>
    <w:rsid w:val="00C80378"/>
    <w:rsid w:val="00C81247"/>
    <w:rsid w:val="00C81C0B"/>
    <w:rsid w:val="00C8682B"/>
    <w:rsid w:val="00C86F22"/>
    <w:rsid w:val="00C90013"/>
    <w:rsid w:val="00C93658"/>
    <w:rsid w:val="00C94E8A"/>
    <w:rsid w:val="00C96F59"/>
    <w:rsid w:val="00CB1430"/>
    <w:rsid w:val="00CB4BE4"/>
    <w:rsid w:val="00CB508F"/>
    <w:rsid w:val="00CB634A"/>
    <w:rsid w:val="00CB637A"/>
    <w:rsid w:val="00CC5066"/>
    <w:rsid w:val="00CC5BD7"/>
    <w:rsid w:val="00CD2A6D"/>
    <w:rsid w:val="00CD3BD0"/>
    <w:rsid w:val="00CD4EFF"/>
    <w:rsid w:val="00CD5FE6"/>
    <w:rsid w:val="00CE73D2"/>
    <w:rsid w:val="00CF028D"/>
    <w:rsid w:val="00CF4054"/>
    <w:rsid w:val="00CF481D"/>
    <w:rsid w:val="00CF7FB7"/>
    <w:rsid w:val="00D06540"/>
    <w:rsid w:val="00D1055C"/>
    <w:rsid w:val="00D30997"/>
    <w:rsid w:val="00D30E8F"/>
    <w:rsid w:val="00D32CD9"/>
    <w:rsid w:val="00D32F8D"/>
    <w:rsid w:val="00D33A2E"/>
    <w:rsid w:val="00D35BF6"/>
    <w:rsid w:val="00D36DB0"/>
    <w:rsid w:val="00D373B0"/>
    <w:rsid w:val="00D42B7E"/>
    <w:rsid w:val="00D43677"/>
    <w:rsid w:val="00D44DB1"/>
    <w:rsid w:val="00D469A8"/>
    <w:rsid w:val="00D479BE"/>
    <w:rsid w:val="00D534DE"/>
    <w:rsid w:val="00D5568E"/>
    <w:rsid w:val="00D603E9"/>
    <w:rsid w:val="00D749D4"/>
    <w:rsid w:val="00D75243"/>
    <w:rsid w:val="00D75C20"/>
    <w:rsid w:val="00D7686D"/>
    <w:rsid w:val="00D8242C"/>
    <w:rsid w:val="00D871AB"/>
    <w:rsid w:val="00D90EC2"/>
    <w:rsid w:val="00D93B87"/>
    <w:rsid w:val="00D9728F"/>
    <w:rsid w:val="00DA1DE3"/>
    <w:rsid w:val="00DA1DF7"/>
    <w:rsid w:val="00DA1FF2"/>
    <w:rsid w:val="00DA500F"/>
    <w:rsid w:val="00DB3670"/>
    <w:rsid w:val="00DB58A6"/>
    <w:rsid w:val="00DB7741"/>
    <w:rsid w:val="00DC0F69"/>
    <w:rsid w:val="00DC3D68"/>
    <w:rsid w:val="00DD6861"/>
    <w:rsid w:val="00DE1605"/>
    <w:rsid w:val="00DE35CD"/>
    <w:rsid w:val="00DE74D8"/>
    <w:rsid w:val="00DE7855"/>
    <w:rsid w:val="00DF1790"/>
    <w:rsid w:val="00DF1EA6"/>
    <w:rsid w:val="00DF2765"/>
    <w:rsid w:val="00DF4524"/>
    <w:rsid w:val="00E0266E"/>
    <w:rsid w:val="00E05DDC"/>
    <w:rsid w:val="00E13405"/>
    <w:rsid w:val="00E14001"/>
    <w:rsid w:val="00E15A33"/>
    <w:rsid w:val="00E15AD4"/>
    <w:rsid w:val="00E178A3"/>
    <w:rsid w:val="00E32E11"/>
    <w:rsid w:val="00E3529A"/>
    <w:rsid w:val="00E37493"/>
    <w:rsid w:val="00E37731"/>
    <w:rsid w:val="00E430DC"/>
    <w:rsid w:val="00E4518F"/>
    <w:rsid w:val="00E46306"/>
    <w:rsid w:val="00E54547"/>
    <w:rsid w:val="00E54F4B"/>
    <w:rsid w:val="00E555F1"/>
    <w:rsid w:val="00E55BA6"/>
    <w:rsid w:val="00E60542"/>
    <w:rsid w:val="00E6194B"/>
    <w:rsid w:val="00E65A04"/>
    <w:rsid w:val="00E672B8"/>
    <w:rsid w:val="00E70860"/>
    <w:rsid w:val="00E718A4"/>
    <w:rsid w:val="00E75AD9"/>
    <w:rsid w:val="00E83434"/>
    <w:rsid w:val="00E83EEE"/>
    <w:rsid w:val="00EA345B"/>
    <w:rsid w:val="00EA5C18"/>
    <w:rsid w:val="00EA6856"/>
    <w:rsid w:val="00EB4419"/>
    <w:rsid w:val="00EB5534"/>
    <w:rsid w:val="00EC704F"/>
    <w:rsid w:val="00EC7558"/>
    <w:rsid w:val="00ED2004"/>
    <w:rsid w:val="00EE322D"/>
    <w:rsid w:val="00F04064"/>
    <w:rsid w:val="00F15D93"/>
    <w:rsid w:val="00F1608F"/>
    <w:rsid w:val="00F213A7"/>
    <w:rsid w:val="00F2707A"/>
    <w:rsid w:val="00F37C8D"/>
    <w:rsid w:val="00F40D45"/>
    <w:rsid w:val="00F47313"/>
    <w:rsid w:val="00F47D63"/>
    <w:rsid w:val="00F53B9F"/>
    <w:rsid w:val="00F53DA5"/>
    <w:rsid w:val="00F60B6B"/>
    <w:rsid w:val="00F631E7"/>
    <w:rsid w:val="00F67CBE"/>
    <w:rsid w:val="00F736CF"/>
    <w:rsid w:val="00F7480F"/>
    <w:rsid w:val="00F74945"/>
    <w:rsid w:val="00F77C30"/>
    <w:rsid w:val="00F904CE"/>
    <w:rsid w:val="00F922A0"/>
    <w:rsid w:val="00F92837"/>
    <w:rsid w:val="00F93F7E"/>
    <w:rsid w:val="00FA0AC2"/>
    <w:rsid w:val="00FA7D21"/>
    <w:rsid w:val="00FB0D55"/>
    <w:rsid w:val="00FB4476"/>
    <w:rsid w:val="00FB6770"/>
    <w:rsid w:val="00FB6F5D"/>
    <w:rsid w:val="00FC2590"/>
    <w:rsid w:val="00FC2AAD"/>
    <w:rsid w:val="00FD0883"/>
    <w:rsid w:val="00FD1BF3"/>
    <w:rsid w:val="00FD636E"/>
    <w:rsid w:val="00FE3745"/>
    <w:rsid w:val="00FF49F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87B87"/>
  <w15:docId w15:val="{9E55FB7B-CDE7-3D46-B62B-ADE1A39F7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link w:val="Ttulo1Car"/>
    <w:uiPriority w:val="9"/>
    <w:qFormat/>
    <w:rsid w:val="0090016C"/>
    <w:pPr>
      <w:spacing w:before="55"/>
      <w:ind w:left="905"/>
      <w:jc w:val="both"/>
      <w:outlineLvl w:val="0"/>
    </w:pPr>
    <w:rPr>
      <w:rFonts w:ascii="Montserrat" w:eastAsia="Montserrat" w:hAnsi="Montserrat" w:cs="Montserrat"/>
      <w:b/>
      <w:bCs/>
      <w:sz w:val="32"/>
      <w:szCs w:val="32"/>
      <w:lang w:val="es-MX"/>
    </w:rPr>
  </w:style>
  <w:style w:type="paragraph" w:styleId="Ttulo2">
    <w:name w:val="heading 2"/>
    <w:basedOn w:val="Normal"/>
    <w:next w:val="Normal"/>
    <w:link w:val="Ttulo2Car"/>
    <w:uiPriority w:val="9"/>
    <w:unhideWhenUsed/>
    <w:qFormat/>
    <w:rsid w:val="0090016C"/>
    <w:pPr>
      <w:keepNext/>
      <w:keepLines/>
      <w:widowControl/>
      <w:autoSpaceDE/>
      <w:autoSpaceDN/>
      <w:spacing w:before="40" w:line="259" w:lineRule="auto"/>
      <w:outlineLvl w:val="1"/>
    </w:pPr>
    <w:rPr>
      <w:rFonts w:asciiTheme="majorHAnsi" w:eastAsiaTheme="majorEastAsia" w:hAnsiTheme="majorHAnsi" w:cstheme="majorBidi"/>
      <w:color w:val="365F91" w:themeColor="accent1" w:themeShade="BF"/>
      <w:sz w:val="26"/>
      <w:szCs w:val="26"/>
      <w:lang w:val="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Pr>
      <w:b/>
      <w:bCs/>
      <w:sz w:val="14"/>
      <w:szCs w:val="14"/>
    </w:rPr>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4E50CF"/>
    <w:pPr>
      <w:tabs>
        <w:tab w:val="center" w:pos="4419"/>
        <w:tab w:val="right" w:pos="8838"/>
      </w:tabs>
    </w:pPr>
  </w:style>
  <w:style w:type="character" w:customStyle="1" w:styleId="EncabezadoCar">
    <w:name w:val="Encabezado Car"/>
    <w:basedOn w:val="Fuentedeprrafopredeter"/>
    <w:link w:val="Encabezado"/>
    <w:uiPriority w:val="99"/>
    <w:rsid w:val="004E50CF"/>
    <w:rPr>
      <w:rFonts w:ascii="Tahoma" w:eastAsia="Tahoma" w:hAnsi="Tahoma" w:cs="Tahoma"/>
      <w:lang w:val="es-ES"/>
    </w:rPr>
  </w:style>
  <w:style w:type="paragraph" w:styleId="Piedepgina">
    <w:name w:val="footer"/>
    <w:basedOn w:val="Normal"/>
    <w:link w:val="PiedepginaCar"/>
    <w:uiPriority w:val="99"/>
    <w:unhideWhenUsed/>
    <w:rsid w:val="004E50CF"/>
    <w:pPr>
      <w:tabs>
        <w:tab w:val="center" w:pos="4419"/>
        <w:tab w:val="right" w:pos="8838"/>
      </w:tabs>
    </w:pPr>
  </w:style>
  <w:style w:type="character" w:customStyle="1" w:styleId="PiedepginaCar">
    <w:name w:val="Pie de página Car"/>
    <w:basedOn w:val="Fuentedeprrafopredeter"/>
    <w:link w:val="Piedepgina"/>
    <w:uiPriority w:val="99"/>
    <w:rsid w:val="004E50CF"/>
    <w:rPr>
      <w:rFonts w:ascii="Tahoma" w:eastAsia="Tahoma" w:hAnsi="Tahoma" w:cs="Tahoma"/>
      <w:lang w:val="es-ES"/>
    </w:rPr>
  </w:style>
  <w:style w:type="table" w:styleId="Tablaconcuadrcula">
    <w:name w:val="Table Grid"/>
    <w:basedOn w:val="Tablanormal"/>
    <w:uiPriority w:val="39"/>
    <w:rsid w:val="0095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lista3-nfasis11">
    <w:name w:val="Tabla de lista 3 - Énfasis 11"/>
    <w:basedOn w:val="Tablanormal"/>
    <w:uiPriority w:val="48"/>
    <w:rsid w:val="00AF5BF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character" w:styleId="Hipervnculo">
    <w:name w:val="Hyperlink"/>
    <w:basedOn w:val="Fuentedeprrafopredeter"/>
    <w:uiPriority w:val="99"/>
    <w:unhideWhenUsed/>
    <w:rsid w:val="00206BDE"/>
    <w:rPr>
      <w:color w:val="0000FF" w:themeColor="hyperlink"/>
      <w:u w:val="single"/>
    </w:rPr>
  </w:style>
  <w:style w:type="character" w:customStyle="1" w:styleId="Ttulo1Car">
    <w:name w:val="Título 1 Car"/>
    <w:basedOn w:val="Fuentedeprrafopredeter"/>
    <w:link w:val="Ttulo1"/>
    <w:uiPriority w:val="9"/>
    <w:rsid w:val="0090016C"/>
    <w:rPr>
      <w:rFonts w:ascii="Montserrat" w:eastAsia="Montserrat" w:hAnsi="Montserrat" w:cs="Montserrat"/>
      <w:b/>
      <w:bCs/>
      <w:sz w:val="32"/>
      <w:szCs w:val="32"/>
      <w:lang w:val="es-MX"/>
    </w:rPr>
  </w:style>
  <w:style w:type="character" w:customStyle="1" w:styleId="Ttulo2Car">
    <w:name w:val="Título 2 Car"/>
    <w:basedOn w:val="Fuentedeprrafopredeter"/>
    <w:link w:val="Ttulo2"/>
    <w:uiPriority w:val="9"/>
    <w:rsid w:val="0090016C"/>
    <w:rPr>
      <w:rFonts w:asciiTheme="majorHAnsi" w:eastAsiaTheme="majorEastAsia" w:hAnsiTheme="majorHAnsi" w:cstheme="majorBidi"/>
      <w:color w:val="365F91" w:themeColor="accent1" w:themeShade="BF"/>
      <w:sz w:val="26"/>
      <w:szCs w:val="26"/>
      <w:lang w:val="es-MX"/>
    </w:rPr>
  </w:style>
  <w:style w:type="character" w:customStyle="1" w:styleId="TextoindependienteCar">
    <w:name w:val="Texto independiente Car"/>
    <w:basedOn w:val="Fuentedeprrafopredeter"/>
    <w:link w:val="Textoindependiente"/>
    <w:uiPriority w:val="1"/>
    <w:rsid w:val="0090016C"/>
    <w:rPr>
      <w:rFonts w:ascii="Tahoma" w:eastAsia="Tahoma" w:hAnsi="Tahoma" w:cs="Tahoma"/>
      <w:b/>
      <w:bCs/>
      <w:sz w:val="14"/>
      <w:szCs w:val="14"/>
      <w:lang w:val="es-ES"/>
    </w:rPr>
  </w:style>
  <w:style w:type="table" w:customStyle="1" w:styleId="Tabladecuadrcula4-nfasis31">
    <w:name w:val="Tabla de cuadrícula 4 - Énfasis 31"/>
    <w:basedOn w:val="Tablanormal"/>
    <w:uiPriority w:val="49"/>
    <w:rsid w:val="0090016C"/>
    <w:pPr>
      <w:widowControl/>
      <w:autoSpaceDE/>
      <w:autoSpaceDN/>
    </w:pPr>
    <w:rPr>
      <w:sz w:val="24"/>
      <w:szCs w:val="24"/>
      <w:lang w:val="es-MX"/>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unhideWhenUsed/>
    <w:rsid w:val="0090016C"/>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Sinespaciado">
    <w:name w:val="No Spacing"/>
    <w:uiPriority w:val="1"/>
    <w:qFormat/>
    <w:rsid w:val="0090016C"/>
    <w:pPr>
      <w:widowControl/>
      <w:autoSpaceDE/>
      <w:autoSpaceDN/>
    </w:pPr>
    <w:rPr>
      <w:lang w:val="es-MX"/>
    </w:rPr>
  </w:style>
  <w:style w:type="character" w:customStyle="1" w:styleId="ls10">
    <w:name w:val="ls10"/>
    <w:basedOn w:val="Fuentedeprrafopredeter"/>
    <w:rsid w:val="0090016C"/>
  </w:style>
  <w:style w:type="table" w:customStyle="1" w:styleId="Tabladelista3-nfasis51">
    <w:name w:val="Tabla de lista 3 - Énfasis 51"/>
    <w:basedOn w:val="Tablanormal"/>
    <w:uiPriority w:val="48"/>
    <w:rsid w:val="0090016C"/>
    <w:pPr>
      <w:widowControl/>
      <w:autoSpaceDE/>
      <w:autoSpaceDN/>
    </w:pPr>
    <w:rPr>
      <w:lang w:val="es-MX"/>
    </w:r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TtuloTDC">
    <w:name w:val="TOC Heading"/>
    <w:basedOn w:val="Ttulo1"/>
    <w:next w:val="Normal"/>
    <w:uiPriority w:val="39"/>
    <w:unhideWhenUsed/>
    <w:qFormat/>
    <w:rsid w:val="0090016C"/>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lang w:eastAsia="es-MX"/>
    </w:rPr>
  </w:style>
  <w:style w:type="paragraph" w:styleId="TDC1">
    <w:name w:val="toc 1"/>
    <w:basedOn w:val="Normal"/>
    <w:next w:val="Normal"/>
    <w:autoRedefine/>
    <w:uiPriority w:val="39"/>
    <w:unhideWhenUsed/>
    <w:rsid w:val="0090016C"/>
    <w:pPr>
      <w:widowControl/>
      <w:autoSpaceDE/>
      <w:autoSpaceDN/>
      <w:spacing w:after="100" w:line="259" w:lineRule="auto"/>
    </w:pPr>
    <w:rPr>
      <w:rFonts w:asciiTheme="minorHAnsi" w:eastAsiaTheme="minorHAnsi" w:hAnsiTheme="minorHAnsi" w:cstheme="minorBidi"/>
      <w:lang w:val="es-MX"/>
    </w:rPr>
  </w:style>
  <w:style w:type="table" w:customStyle="1" w:styleId="Tabladecuadrcula1clara-nfasis11">
    <w:name w:val="Tabla de cuadrícula 1 clara - Énfasis 11"/>
    <w:basedOn w:val="Tablanormal"/>
    <w:uiPriority w:val="46"/>
    <w:rsid w:val="0090016C"/>
    <w:pPr>
      <w:widowControl/>
      <w:autoSpaceDE/>
      <w:autoSpaceDN/>
    </w:pPr>
    <w:rPr>
      <w:lang w:val="es-MX"/>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ndice1">
    <w:name w:val="index 1"/>
    <w:basedOn w:val="Normal"/>
    <w:next w:val="Normal"/>
    <w:autoRedefine/>
    <w:uiPriority w:val="99"/>
    <w:semiHidden/>
    <w:unhideWhenUsed/>
    <w:rsid w:val="0090016C"/>
    <w:pPr>
      <w:widowControl/>
      <w:autoSpaceDE/>
      <w:autoSpaceDN/>
      <w:ind w:left="220" w:hanging="220"/>
    </w:pPr>
    <w:rPr>
      <w:rFonts w:asciiTheme="minorHAnsi" w:eastAsiaTheme="minorHAnsi" w:hAnsiTheme="minorHAnsi" w:cstheme="minorBidi"/>
      <w:lang w:val="es-MX"/>
    </w:rPr>
  </w:style>
  <w:style w:type="paragraph" w:styleId="TDC2">
    <w:name w:val="toc 2"/>
    <w:basedOn w:val="Normal"/>
    <w:next w:val="Normal"/>
    <w:autoRedefine/>
    <w:uiPriority w:val="39"/>
    <w:unhideWhenUsed/>
    <w:rsid w:val="0090016C"/>
    <w:pPr>
      <w:widowControl/>
      <w:autoSpaceDE/>
      <w:autoSpaceDN/>
      <w:spacing w:after="100" w:line="259" w:lineRule="auto"/>
      <w:ind w:left="220"/>
    </w:pPr>
    <w:rPr>
      <w:rFonts w:asciiTheme="minorHAnsi" w:eastAsiaTheme="minorHAnsi" w:hAnsiTheme="minorHAnsi" w:cstheme="minorBidi"/>
      <w:lang w:val="es-MX"/>
    </w:rPr>
  </w:style>
  <w:style w:type="character" w:styleId="Refdecomentario">
    <w:name w:val="annotation reference"/>
    <w:basedOn w:val="Fuentedeprrafopredeter"/>
    <w:uiPriority w:val="99"/>
    <w:semiHidden/>
    <w:unhideWhenUsed/>
    <w:rsid w:val="0090016C"/>
    <w:rPr>
      <w:sz w:val="16"/>
      <w:szCs w:val="16"/>
    </w:rPr>
  </w:style>
  <w:style w:type="paragraph" w:styleId="Textocomentario">
    <w:name w:val="annotation text"/>
    <w:basedOn w:val="Normal"/>
    <w:link w:val="TextocomentarioCar"/>
    <w:uiPriority w:val="99"/>
    <w:unhideWhenUsed/>
    <w:rsid w:val="0090016C"/>
    <w:pPr>
      <w:widowControl/>
      <w:autoSpaceDE/>
      <w:autoSpaceDN/>
      <w:spacing w:after="160"/>
    </w:pPr>
    <w:rPr>
      <w:rFonts w:asciiTheme="minorHAnsi" w:eastAsiaTheme="minorHAnsi" w:hAnsiTheme="minorHAnsi" w:cstheme="minorBidi"/>
      <w:sz w:val="20"/>
      <w:szCs w:val="20"/>
      <w:lang w:val="es-MX"/>
    </w:rPr>
  </w:style>
  <w:style w:type="character" w:customStyle="1" w:styleId="TextocomentarioCar">
    <w:name w:val="Texto comentario Car"/>
    <w:basedOn w:val="Fuentedeprrafopredeter"/>
    <w:link w:val="Textocomentario"/>
    <w:uiPriority w:val="99"/>
    <w:rsid w:val="0090016C"/>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90016C"/>
    <w:rPr>
      <w:b/>
      <w:bCs/>
    </w:rPr>
  </w:style>
  <w:style w:type="character" w:customStyle="1" w:styleId="AsuntodelcomentarioCar">
    <w:name w:val="Asunto del comentario Car"/>
    <w:basedOn w:val="TextocomentarioCar"/>
    <w:link w:val="Asuntodelcomentario"/>
    <w:uiPriority w:val="99"/>
    <w:semiHidden/>
    <w:rsid w:val="0090016C"/>
    <w:rPr>
      <w:b/>
      <w:bCs/>
      <w:sz w:val="20"/>
      <w:szCs w:val="20"/>
      <w:lang w:val="es-MX"/>
    </w:rPr>
  </w:style>
  <w:style w:type="paragraph" w:styleId="Textodeglobo">
    <w:name w:val="Balloon Text"/>
    <w:basedOn w:val="Normal"/>
    <w:link w:val="TextodegloboCar"/>
    <w:uiPriority w:val="99"/>
    <w:semiHidden/>
    <w:unhideWhenUsed/>
    <w:rsid w:val="0090016C"/>
    <w:pPr>
      <w:widowControl/>
      <w:autoSpaceDE/>
      <w:autoSpaceDN/>
    </w:pPr>
    <w:rPr>
      <w:rFonts w:ascii="Segoe UI" w:eastAsiaTheme="minorHAnsi" w:hAnsi="Segoe UI" w:cs="Segoe UI"/>
      <w:sz w:val="18"/>
      <w:szCs w:val="18"/>
      <w:lang w:val="es-MX"/>
    </w:rPr>
  </w:style>
  <w:style w:type="character" w:customStyle="1" w:styleId="TextodegloboCar">
    <w:name w:val="Texto de globo Car"/>
    <w:basedOn w:val="Fuentedeprrafopredeter"/>
    <w:link w:val="Textodeglobo"/>
    <w:uiPriority w:val="99"/>
    <w:semiHidden/>
    <w:rsid w:val="0090016C"/>
    <w:rPr>
      <w:rFonts w:ascii="Segoe UI" w:hAnsi="Segoe UI" w:cs="Segoe UI"/>
      <w:sz w:val="18"/>
      <w:szCs w:val="18"/>
      <w:lang w:val="es-MX"/>
    </w:rPr>
  </w:style>
  <w:style w:type="table" w:customStyle="1" w:styleId="Tablaconcuadrcula1">
    <w:name w:val="Tabla con cuadrícula1"/>
    <w:basedOn w:val="Tablanormal"/>
    <w:next w:val="Tablaconcuadrcula"/>
    <w:uiPriority w:val="39"/>
    <w:rsid w:val="0090016C"/>
    <w:pPr>
      <w:widowControl/>
      <w:autoSpaceDE/>
      <w:autoSpaceDN/>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90016C"/>
    <w:pPr>
      <w:widowControl/>
      <w:autoSpaceDE/>
      <w:autoSpaceDN/>
    </w:pPr>
    <w:rPr>
      <w:lang w:val="es-MX"/>
    </w:rPr>
  </w:style>
  <w:style w:type="table" w:customStyle="1" w:styleId="14">
    <w:name w:val="14"/>
    <w:basedOn w:val="Tablanormal"/>
    <w:rsid w:val="0090016C"/>
    <w:pPr>
      <w:widowControl/>
      <w:autoSpaceDE/>
      <w:autoSpaceDN/>
    </w:pPr>
    <w:rPr>
      <w:rFonts w:ascii="Times New Roman" w:eastAsia="Times New Roman" w:hAnsi="Times New Roman" w:cs="Times New Roman"/>
      <w:color w:val="000000"/>
      <w:sz w:val="20"/>
      <w:szCs w:val="20"/>
      <w:lang w:val="es-MX" w:eastAsia="es-MX"/>
    </w:r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9949409">
      <w:bodyDiv w:val="1"/>
      <w:marLeft w:val="0"/>
      <w:marRight w:val="0"/>
      <w:marTop w:val="0"/>
      <w:marBottom w:val="0"/>
      <w:divBdr>
        <w:top w:val="none" w:sz="0" w:space="0" w:color="auto"/>
        <w:left w:val="none" w:sz="0" w:space="0" w:color="auto"/>
        <w:bottom w:val="none" w:sz="0" w:space="0" w:color="auto"/>
        <w:right w:val="none" w:sz="0" w:space="0" w:color="auto"/>
      </w:divBdr>
    </w:div>
    <w:div w:id="1616015450">
      <w:bodyDiv w:val="1"/>
      <w:marLeft w:val="0"/>
      <w:marRight w:val="0"/>
      <w:marTop w:val="0"/>
      <w:marBottom w:val="0"/>
      <w:divBdr>
        <w:top w:val="none" w:sz="0" w:space="0" w:color="auto"/>
        <w:left w:val="none" w:sz="0" w:space="0" w:color="auto"/>
        <w:bottom w:val="none" w:sz="0" w:space="0" w:color="auto"/>
        <w:right w:val="none" w:sz="0" w:space="0" w:color="auto"/>
      </w:divBdr>
    </w:div>
    <w:div w:id="1755659549">
      <w:bodyDiv w:val="1"/>
      <w:marLeft w:val="0"/>
      <w:marRight w:val="0"/>
      <w:marTop w:val="0"/>
      <w:marBottom w:val="0"/>
      <w:divBdr>
        <w:top w:val="none" w:sz="0" w:space="0" w:color="auto"/>
        <w:left w:val="none" w:sz="0" w:space="0" w:color="auto"/>
        <w:bottom w:val="none" w:sz="0" w:space="0" w:color="auto"/>
        <w:right w:val="none" w:sz="0" w:space="0" w:color="auto"/>
      </w:divBdr>
    </w:div>
    <w:div w:id="1820222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83C946-74B5-4C5F-BA5F-05D0EB823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44</Pages>
  <Words>10398</Words>
  <Characters>57194</Characters>
  <Application>Microsoft Office Word</Application>
  <DocSecurity>0</DocSecurity>
  <Lines>476</Lines>
  <Paragraphs>134</Paragraphs>
  <ScaleCrop>false</ScaleCrop>
  <HeadingPairs>
    <vt:vector size="2" baseType="variant">
      <vt:variant>
        <vt:lpstr>Título</vt:lpstr>
      </vt:variant>
      <vt:variant>
        <vt:i4>1</vt:i4>
      </vt:variant>
    </vt:vector>
  </HeadingPairs>
  <TitlesOfParts>
    <vt:vector size="1" baseType="lpstr">
      <vt:lpstr>ISSSTE_membretada_carta</vt:lpstr>
    </vt:vector>
  </TitlesOfParts>
  <Company/>
  <LinksUpToDate>false</LinksUpToDate>
  <CharactersWithSpaces>67458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ISSSTE_membretada_carta</dc:title>
  <dc:creator>Maria Eugenia Quino Perez</dc:creator>
  <cp:lastModifiedBy>Gustavo Garibay Meraz</cp:lastModifiedBy>
  <cp:revision>4</cp:revision>
  <cp:lastPrinted>2023-01-24T02:41:00Z</cp:lastPrinted>
  <dcterms:created xsi:type="dcterms:W3CDTF">2023-05-10T21:35:00Z</dcterms:created>
  <dcterms:modified xsi:type="dcterms:W3CDTF">2025-06-26T16:46:00Z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2021-12-27T00:00:00Z</vt:filetime>
  </property>
  <property fmtid="{D5CDD505-2E9C-101B-9397-08002B2CF9AE}" pid="3" name="Creator">
    <vt:lpwstr>Adobe Illustrator 26.0 (Macintosh)</vt:lpwstr>
  </property>
  <property fmtid="{D5CDD505-2E9C-101B-9397-08002B2CF9AE}" pid="4" name="LastSaved">
    <vt:filetime>2021-12-30T00:00:00Z</vt:filetime>
  </property>
</Properties>
</file>